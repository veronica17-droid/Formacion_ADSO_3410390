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ffffff"/>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6858000" cy="9144000"/>
                <wp:effectExtent b="0" l="0" r="0" t="0"/>
                <wp:wrapNone/>
                <wp:docPr id="1" name=""/>
                <a:graphic>
                  <a:graphicData uri="http://schemas.microsoft.com/office/word/2010/wordprocessingGroup">
                    <wpg:wgp>
                      <wpg:cNvGrpSpPr/>
                      <wpg:grpSpPr>
                        <a:xfrm>
                          <a:off x="1917000" y="0"/>
                          <a:ext cx="6858000" cy="9144000"/>
                          <a:chOff x="1917000" y="0"/>
                          <a:chExt cx="6858000" cy="7560000"/>
                        </a:xfrm>
                      </wpg:grpSpPr>
                      <wpg:grpSp>
                        <wpg:cNvGrpSpPr/>
                        <wpg:grpSpPr>
                          <a:xfrm>
                            <a:off x="1917000" y="0"/>
                            <a:ext cx="6858000" cy="7560000"/>
                            <a:chOff x="0" y="0"/>
                            <a:chExt cx="6858000" cy="9144000"/>
                          </a:xfrm>
                        </wpg:grpSpPr>
                        <wps:wsp>
                          <wps:cNvSpPr/>
                          <wps:cNvPr id="3" name="Shape 3"/>
                          <wps:spPr>
                            <a:xfrm>
                              <a:off x="0" y="0"/>
                              <a:ext cx="68580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8600" y="0"/>
                              <a:ext cx="6629400" cy="9144000"/>
                            </a:xfrm>
                            <a:prstGeom prst="rect">
                              <a:avLst/>
                            </a:prstGeom>
                            <a:solidFill>
                              <a:schemeClr val="dk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Play" w:cs="Play" w:eastAsia="Play" w:hAnsi="Play"/>
                                    <w:b w:val="0"/>
                                    <w:i w:val="0"/>
                                    <w:smallCaps w:val="0"/>
                                    <w:strike w:val="0"/>
                                    <w:color w:val="ffffff"/>
                                    <w:sz w:val="84"/>
                                    <w:vertAlign w:val="baseline"/>
                                  </w:rPr>
                                  <w:t xml:space="preserve">Taller de Fundamentos de HTML y CSS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84"/>
                                    <w:vertAlign w:val="baseline"/>
                                  </w:rPr>
                                </w:r>
                                <w:r w:rsidDel="00000000" w:rsidR="00000000" w:rsidRPr="00000000">
                                  <w:rPr>
                                    <w:rFonts w:ascii="Arial" w:cs="Arial" w:eastAsia="Arial" w:hAnsi="Arial"/>
                                    <w:b w:val="0"/>
                                    <w:i w:val="0"/>
                                    <w:smallCaps w:val="0"/>
                                    <w:strike w:val="0"/>
                                    <w:color w:val="ffffff"/>
                                    <w:sz w:val="28"/>
                                    <w:vertAlign w:val="baseline"/>
                                  </w:rPr>
                                  <w:t xml:space="preserve">Angie Verónica Carvajal Cardona</w:t>
                                </w:r>
                              </w:p>
                            </w:txbxContent>
                          </wps:txbx>
                          <wps:bodyPr anchorCtr="0" anchor="b" bIns="2651750" lIns="457200" spcFirstLastPara="1" rIns="914400" wrap="square" tIns="914400">
                            <a:noAutofit/>
                          </wps:bodyPr>
                        </wps:wsp>
                        <wps:wsp>
                          <wps:cNvSpPr/>
                          <wps:cNvPr id="5" name="Shape 5"/>
                          <wps:spPr>
                            <a:xfrm>
                              <a:off x="0" y="0"/>
                              <a:ext cx="228600" cy="9144000"/>
                            </a:xfrm>
                            <a:prstGeom prst="rect">
                              <a:avLst/>
                            </a:prstGeom>
                            <a:solidFill>
                              <a:srgbClr val="7F7F7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6858000" cy="9144000"/>
                <wp:effectExtent b="0" l="0" r="0" t="0"/>
                <wp:wrapNone/>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8580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8149920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smd49f2xs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1: Consultas e Investigaciones (Teoría y Fundamentos)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07arsff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Etiquetas Semánticas vs No semánticas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7s5j20gv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es el DOM?</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97h3xzff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Especificidad en CSS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7ay2hnlx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¿Qué es un archivo "Reset CSS" o "Normalize.css"?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9qz8kjq1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"Mobile First" y "Responsive Web Design".</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x6h9pq5w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pseudo-clases y los pseudo-elementos en CSS.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nxqgzalxg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2: Realización de Gráficas y recursos para Comprender Conceptos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hgq8dm45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Dibujo "Box Model" (Modelo de Caja) en CSS.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pwesdpqc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Esquema de la estructura de árbol de HTML.</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l1p52qb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Dibujo. Cómo se comportaría visualmente en la pantalla del navegador tres grupos de elementos (cajas) si a cada grupo le aplicamos las propiedades display: block, display: inline y display: inline-block respectivamente.</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wgbjcig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Cuadro comparativo. Diferencia el uso de atributos id y class en HTML- Cómo se selecciona cada uno en una hoja de estilos CSS.</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qzdna7k3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Unidades Absolutas, Unidades Relativas al Fuente, Unidades relativas a la Pantalla (Viewport), Porcentajes.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4klw6qle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Genera una infografía o imagen gráfica explicando los formatos que existen para aplicar color en CSS.</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59ho7p7e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Genera una herramienta interactiva para que puedas experimentar visualmente cómo cambian las dimensiones y los colores según la unidad y el formato que elijas. El cambio se debe mostrar en tiempo real.</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4j3q5dtvk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3: Prácticas para Realizar en Código</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dbml03yag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Estructura de texto básica:</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jkbtnn7wd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15.Uso de Clases e IDs:</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gh85q9fv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Énfasis en el texto:</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cg5tg02b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Listas y contenedores:</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ua09p6wd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Enlaces (Links):</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j5wm573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19.Imágenes básicas:</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ohbn45h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Conexión de archivos:</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nd3drup9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CSS - Selectores y Colores:</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vdwzbojh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CSS - Bordes y Clases: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fui5yvkj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CSS - Espaciados (Box Model básico):</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rPr>
          <w:rFonts w:ascii="Arial" w:cs="Arial" w:eastAsia="Arial" w:hAnsi="Arial"/>
          <w:sz w:val="24"/>
          <w:szCs w:val="24"/>
        </w:rPr>
      </w:pPr>
      <w:bookmarkStart w:colFirst="0" w:colLast="0" w:name="_heading=h.qsmd49f2xskq" w:id="0"/>
      <w:bookmarkEnd w:id="0"/>
      <w:r w:rsidDel="00000000" w:rsidR="00000000" w:rsidRPr="00000000">
        <w:rPr>
          <w:rFonts w:ascii="Arial" w:cs="Arial" w:eastAsia="Arial" w:hAnsi="Arial"/>
          <w:sz w:val="24"/>
          <w:szCs w:val="24"/>
          <w:rtl w:val="0"/>
        </w:rPr>
        <w:t xml:space="preserve">Sección 1: Consultas e Investigaciones (Teoría y Fundamentos)</w:t>
      </w:r>
    </w:p>
    <w:p w:rsidR="00000000" w:rsidDel="00000000" w:rsidP="00000000" w:rsidRDefault="00000000" w:rsidRPr="00000000" w14:paraId="0000001E">
      <w:pPr>
        <w:pStyle w:val="Heading2"/>
        <w:ind w:left="720" w:firstLine="0"/>
        <w:rPr>
          <w:rFonts w:ascii="Arial" w:cs="Arial" w:eastAsia="Arial" w:hAnsi="Arial"/>
          <w:sz w:val="24"/>
          <w:szCs w:val="24"/>
        </w:rPr>
      </w:pPr>
      <w:bookmarkStart w:colFirst="0" w:colLast="0" w:name="_heading=h.km07arsffo5" w:id="1"/>
      <w:bookmarkEnd w:id="1"/>
      <w:r w:rsidDel="00000000" w:rsidR="00000000" w:rsidRPr="00000000">
        <w:rPr>
          <w:rFonts w:ascii="Arial" w:cs="Arial" w:eastAsia="Arial" w:hAnsi="Arial"/>
          <w:sz w:val="24"/>
          <w:szCs w:val="24"/>
          <w:rtl w:val="0"/>
        </w:rPr>
        <w:t xml:space="preserve">Etiquetas Semánticas vs No semánticas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Las etiquetas semánticas en HTML son elementos que describen claramente su significado y propósito tanto al navegador web como al desarrollador (y a las máquinas, como los motores de búsqueda).</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En lugar de utilizar contenedores genéricos que no aportan información sobre su contenido (como los clásicos &lt;div&gt; o &lt;span&gt;), las etiquetas semánticas explican </w:t>
      </w:r>
      <w:r w:rsidDel="00000000" w:rsidR="00000000" w:rsidRPr="00000000">
        <w:rPr>
          <w:rFonts w:ascii="Arial" w:cs="Arial" w:eastAsia="Arial" w:hAnsi="Arial"/>
          <w:b w:val="1"/>
          <w:bCs w:val="1"/>
          <w:rtl w:val="0"/>
        </w:rPr>
        <w:t xml:space="preserve">qué </w:t>
      </w:r>
      <w:r w:rsidDel="00000000" w:rsidR="00000000" w:rsidRPr="00000000">
        <w:rPr>
          <w:rFonts w:ascii="Arial" w:cs="Arial" w:eastAsia="Arial" w:hAnsi="Arial"/>
          <w:rtl w:val="0"/>
        </w:rPr>
        <w:t xml:space="preserve">tipo de información están envolviendo.</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Una etiqueta no semántica en HTML es un elemento contenedor genérico que no aporta ningún significado ni información sobre el tipo de contenido que encierra ni para el navegador web ni para los motores de búsqueda.</w:t>
      </w:r>
    </w:p>
    <w:p w:rsidR="00000000" w:rsidDel="00000000" w:rsidP="00000000" w:rsidRDefault="00000000" w:rsidRPr="00000000" w14:paraId="00000023">
      <w:pPr>
        <w:rPr>
          <w:rFonts w:ascii="Arial" w:cs="Arial" w:eastAsia="Arial" w:hAnsi="Arial"/>
          <w:b w:val="1"/>
          <w:bCs w:val="1"/>
        </w:rPr>
      </w:pPr>
      <w:r w:rsidDel="00000000" w:rsidR="00000000" w:rsidRPr="00000000">
        <w:rPr>
          <w:rFonts w:ascii="Arial" w:cs="Arial" w:eastAsia="Arial" w:hAnsi="Arial"/>
          <w:b w:val="1"/>
          <w:bCs w:val="1"/>
          <w:rtl w:val="0"/>
        </w:rPr>
        <w:t xml:space="preserve">SEMANTICAAS VS NO SEMANTICAS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La principal diferencia radica en que las etiquetas semánticas definen claramente el propósito y significado de su contenido tanto para el navegador como para el desarrollador (ej. &lt;header&gt;, &lt;article&gt;), mientras que las no semánticas (ej. &lt;div&gt;, &lt;span&gt;) son contenedores genéricos sin significado estructural.</w:t>
      </w:r>
    </w:p>
    <w:tbl>
      <w:tblPr>
        <w:tblStyle w:val="Table1"/>
        <w:tblW w:w="91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3"/>
        <w:gridCol w:w="4593"/>
        <w:tblGridChange w:id="0">
          <w:tblGrid>
            <w:gridCol w:w="4593"/>
            <w:gridCol w:w="4593"/>
          </w:tblGrid>
        </w:tblGridChange>
      </w:tblGrid>
      <w:tr>
        <w:trPr>
          <w:cantSplit w:val="0"/>
          <w:trHeight w:val="965" w:hRule="atLeast"/>
          <w:tblHeader w:val="0"/>
        </w:trPr>
        <w:tc>
          <w:tcPr/>
          <w:p w:rsidR="00000000" w:rsidDel="00000000" w:rsidP="00000000" w:rsidRDefault="00000000" w:rsidRPr="00000000" w14:paraId="00000025">
            <w:pPr>
              <w:rPr>
                <w:rFonts w:ascii="Arial" w:cs="Arial" w:eastAsia="Arial" w:hAnsi="Arial"/>
                <w:b w:val="1"/>
                <w:bCs w:val="1"/>
              </w:rPr>
            </w:pPr>
            <w:r w:rsidDel="00000000" w:rsidR="00000000" w:rsidRPr="00000000">
              <w:rPr>
                <w:rFonts w:ascii="Arial" w:cs="Arial" w:eastAsia="Arial" w:hAnsi="Arial"/>
                <w:b w:val="1"/>
                <w:bCs w:val="1"/>
                <w:rtl w:val="0"/>
              </w:rPr>
              <w:t xml:space="preserve">SEMANTICAS</w:t>
            </w:r>
          </w:p>
        </w:tc>
        <w:tc>
          <w:tcPr/>
          <w:p w:rsidR="00000000" w:rsidDel="00000000" w:rsidP="00000000" w:rsidRDefault="00000000" w:rsidRPr="00000000" w14:paraId="00000026">
            <w:pPr>
              <w:rPr>
                <w:rFonts w:ascii="Arial" w:cs="Arial" w:eastAsia="Arial" w:hAnsi="Arial"/>
                <w:b w:val="1"/>
                <w:bCs w:val="1"/>
              </w:rPr>
            </w:pPr>
            <w:r w:rsidDel="00000000" w:rsidR="00000000" w:rsidRPr="00000000">
              <w:rPr>
                <w:rFonts w:ascii="Arial" w:cs="Arial" w:eastAsia="Arial" w:hAnsi="Arial"/>
                <w:b w:val="1"/>
                <w:bCs w:val="1"/>
                <w:rtl w:val="0"/>
              </w:rPr>
              <w:t xml:space="preserve">NO SEMANTICAS</w:t>
            </w:r>
          </w:p>
        </w:tc>
      </w:tr>
      <w:tr>
        <w:trPr>
          <w:cantSplit w:val="0"/>
          <w:trHeight w:val="965" w:hRule="atLeast"/>
          <w:tblHeader w:val="0"/>
        </w:trPr>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&lt;header&gt;, &lt;nav&gt;, &lt;main&gt;, &lt;article&gt;, &lt;footer&gt;</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&lt;div&gt;, &lt;span&gt;, &lt;b&gt;, &lt;i&gt;, &lt;center&gt;</w:t>
            </w:r>
          </w:p>
        </w:tc>
      </w:tr>
    </w:tbl>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rPr>
      </w:pPr>
      <w:bookmarkStart w:colFirst="0" w:colLast="0" w:name="_heading=h.nv7s5j20gv1a" w:id="2"/>
      <w:bookmarkEnd w:id="2"/>
      <w:r w:rsidDel="00000000" w:rsidR="00000000" w:rsidRPr="00000000">
        <w:rPr>
          <w:rFonts w:ascii="Arial" w:cs="Arial" w:eastAsia="Arial" w:hAnsi="Arial"/>
          <w:rtl w:val="0"/>
        </w:rPr>
        <w:t xml:space="preserve">2. ¿Qué es el DOM?</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El DOM es la manera en que el navegador interpreta y organiza un documento HTML para poder mostrarlo en pantalla.</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Básicamente, convierte cada etiqueta HTML en una especie de objeto o bloque conectado entre sí, formando una estructura parecida a un árbol.</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Por ejemplo, dentro del &lt;body&gt; puede haber títulos, párrafos, imágenes y botones, y el navegador organiza todo eso para entender dónde va cada cosa.</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El DOM es importante porque JavaScript lo utiliza para interactuar con la página. Gracias a eso se pueden hacer acciones como:</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cambiar textos,</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modificar estilos,</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mostrar o esconder elementos,</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agregar contenido nuevo,</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o responder cuando el usuario hace clic en algo.</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Entender el DOM ayuda mucho porque prácticamente toda la interactividad de las páginas web funciona gracias a él.</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Pr>
        <w:drawing>
          <wp:inline distB="114300" distT="114300" distL="114300" distR="114300">
            <wp:extent cx="6301105" cy="34417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30110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rFonts w:ascii="Arial" w:cs="Arial" w:eastAsia="Arial" w:hAnsi="Arial"/>
          <w:sz w:val="24"/>
          <w:szCs w:val="24"/>
        </w:rPr>
      </w:pPr>
      <w:bookmarkStart w:colFirst="0" w:colLast="0" w:name="_heading=h.ey97h3xzffge" w:id="3"/>
      <w:bookmarkEnd w:id="3"/>
      <w:r w:rsidDel="00000000" w:rsidR="00000000" w:rsidRPr="00000000">
        <w:rPr>
          <w:rFonts w:ascii="Arial" w:cs="Arial" w:eastAsia="Arial" w:hAnsi="Arial"/>
          <w:sz w:val="24"/>
          <w:szCs w:val="24"/>
          <w:rtl w:val="0"/>
        </w:rPr>
        <w:t xml:space="preserve">3. Especificidad en CSS</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La especificidad en CSS es el algoritmo que utilizan los navegadores para decidir qué reglas de estilo se aplican a un elemento cuando múltiples reglas entran en conflicto (es decir, cuando intentan aplicar propiedades diferentes, como color, al mismo elemento). </w:t>
      </w:r>
    </w:p>
    <w:p w:rsidR="00000000" w:rsidDel="00000000" w:rsidP="00000000" w:rsidRDefault="00000000" w:rsidRPr="00000000" w14:paraId="0000003A">
      <w:pPr>
        <w:rPr>
          <w:rFonts w:ascii="Arial" w:cs="Arial" w:eastAsia="Arial" w:hAnsi="Arial"/>
          <w:b w:val="1"/>
          <w:bCs w:val="1"/>
        </w:rPr>
      </w:pPr>
      <w:r w:rsidDel="00000000" w:rsidR="00000000" w:rsidRPr="00000000">
        <w:rPr>
          <w:rFonts w:ascii="Arial" w:cs="Arial" w:eastAsia="Arial" w:hAnsi="Arial"/>
          <w:b w:val="1"/>
          <w:bCs w:val="1"/>
          <w:rtl w:val="0"/>
        </w:rPr>
        <w:t xml:space="preserve">Jerarquia:</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Cuando compiten un ID, una clase y un selector de etiqueta, el navegador calcula el "peso" de cada uno siguiendo este orden de mayor a menor.</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Por ejemplo: supongamos que tenemos este botón.</w:t>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&lt;button id="boton-guardar" class="boton-primario"&gt;Enviar&lt;/button&gt;</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Tenemos:</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Regla A (Por etiqueta):</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Puntos: Vale 1 punto (las etiquetas son las más débiles).</w:t>
      </w:r>
    </w:p>
    <w:p w:rsidR="00000000" w:rsidDel="00000000" w:rsidP="00000000" w:rsidRDefault="00000000" w:rsidRPr="00000000" w14:paraId="000000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button { background-color: red; }</w:t>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Regla B (Por Clae):</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Puntos: Vale 10 puntos (las clases tienen fuerza media).</w:t>
      </w:r>
    </w:p>
    <w:p w:rsidR="00000000" w:rsidDel="00000000" w:rsidP="00000000" w:rsidRDefault="00000000" w:rsidRPr="00000000" w14:paraId="000000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.boton-primario { background-color: blue; }</w:t>
      </w:r>
    </w:p>
    <w:p w:rsidR="00000000" w:rsidDel="00000000" w:rsidP="00000000" w:rsidRDefault="00000000" w:rsidRPr="00000000" w14:paraId="0000004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Regla C (Por ID):</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Puntos: Vale 100 puntos (los IDs son muy fuertes).</w:t>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#boton-guardar { background-color: green; }</w:t>
      </w:r>
    </w:p>
    <w:p w:rsidR="00000000" w:rsidDel="00000000" w:rsidP="00000000" w:rsidRDefault="00000000" w:rsidRPr="00000000" w14:paraId="0000004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El navegador suma los puntos de cada regla para competir:</w:t>
      </w:r>
    </w:p>
    <w:p w:rsidR="00000000" w:rsidDel="00000000" w:rsidP="00000000" w:rsidRDefault="00000000" w:rsidRPr="00000000" w14:paraId="0000004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Regla A = 1 punto</w:t>
      </w:r>
    </w:p>
    <w:p w:rsidR="00000000" w:rsidDel="00000000" w:rsidP="00000000" w:rsidRDefault="00000000" w:rsidRPr="00000000" w14:paraId="0000004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Regla B = 10 puntos</w:t>
      </w:r>
    </w:p>
    <w:p w:rsidR="00000000" w:rsidDel="00000000" w:rsidP="00000000" w:rsidRDefault="00000000" w:rsidRPr="00000000" w14:paraId="0000004E">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Regla C = 100 puntos</w:t>
      </w:r>
    </w:p>
    <w:p w:rsidR="00000000" w:rsidDel="00000000" w:rsidP="00000000" w:rsidRDefault="00000000" w:rsidRPr="00000000" w14:paraId="0000004F">
      <w:pPr>
        <w:pBdr>
          <w:bottom w:color="000000" w:space="1" w:sz="6" w:val="single"/>
        </w:pBdr>
        <w:rPr>
          <w:rFonts w:ascii="Arial" w:cs="Arial" w:eastAsia="Arial" w:hAnsi="Arial"/>
        </w:rPr>
      </w:pPr>
      <w:r w:rsidDel="00000000" w:rsidR="00000000" w:rsidRPr="00000000">
        <w:rPr>
          <w:rFonts w:ascii="Arial" w:cs="Arial" w:eastAsia="Arial" w:hAnsi="Arial"/>
          <w:rtl w:val="0"/>
        </w:rPr>
        <w:t xml:space="preserve">Como 100 es mayor que 10 y que 1, la Regla C gana la competencia. El botón se pintará de color verde.</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2"/>
        <w:rPr>
          <w:sz w:val="24"/>
          <w:szCs w:val="24"/>
        </w:rPr>
      </w:pPr>
      <w:bookmarkStart w:colFirst="0" w:colLast="0" w:name="_heading=h.vy7ay2hnlx04" w:id="4"/>
      <w:bookmarkEnd w:id="4"/>
      <w:r w:rsidDel="00000000" w:rsidR="00000000" w:rsidRPr="00000000">
        <w:rPr>
          <w:rtl w:val="0"/>
        </w:rPr>
        <w:t xml:space="preserve">4. ¿Qué es un archivo "Reset CSS" o "Normalize.css"?</w:t>
      </w: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Los archivos Reset CSS y Normalize.css son hojas de estilo utilizadas al inicio de un proyecto web para mitigar las inconsistencias de diseño provocadas por los diferentes navegadores de internet. </w:t>
      </w:r>
    </w:p>
    <w:p w:rsidR="00000000" w:rsidDel="00000000" w:rsidP="00000000" w:rsidRDefault="00000000" w:rsidRPr="00000000" w14:paraId="00000053">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Reset CSS: Es una hoja de estilo que elimina por completo los estilos predeterminados del navegador. Borra márgenes, rellenos, tamaños de fuente y bordes. El objetivo es crear una "pizarra limpia" idéntica en cualquier navegador para construir los estilos desde cero. </w:t>
      </w:r>
    </w:p>
    <w:p w:rsidR="00000000" w:rsidDel="00000000" w:rsidP="00000000" w:rsidRDefault="00000000" w:rsidRPr="00000000" w14:paraId="00000054">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Normalize.css: En lugar de destruir todos los estilos, corrige errores y unifica los criterios entre navegadores. Conserva los estilos predeterminados útiles (como las negritas en los encabezados o los puntos de las listas) pero se asegura de que se rendericen exactamente igual en Chrome, Safari, Firefox o Edge. </w:t>
      </w:r>
    </w:p>
    <w:p w:rsidR="00000000" w:rsidDel="00000000" w:rsidP="00000000" w:rsidRDefault="00000000" w:rsidRPr="00000000" w14:paraId="0000005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after="240" w:before="180" w:lineRule="auto"/>
        <w:rPr>
          <w:rFonts w:ascii="Arial" w:cs="Arial" w:eastAsia="Arial" w:hAnsi="Arial"/>
        </w:rPr>
      </w:pPr>
      <w:r w:rsidDel="00000000" w:rsidR="00000000" w:rsidRPr="00000000">
        <w:rPr>
          <w:rFonts w:ascii="Arial" w:cs="Arial" w:eastAsia="Arial" w:hAnsi="Arial"/>
          <w:rtl w:val="0"/>
        </w:rPr>
        <w:t xml:space="preserve">Implementar un reset o normalizador al inicio es una práctica común por tres razones principales:</w:t>
      </w:r>
    </w:p>
    <w:p w:rsidR="00000000" w:rsidDel="00000000" w:rsidP="00000000" w:rsidRDefault="00000000" w:rsidRPr="00000000" w14:paraId="00000057">
      <w:pPr>
        <w:numPr>
          <w:ilvl w:val="0"/>
          <w:numId w:val="2"/>
        </w:numPr>
        <w:spacing w:after="0" w:afterAutospacing="0" w:before="180" w:lineRule="auto"/>
        <w:ind w:left="720" w:hanging="360"/>
      </w:pPr>
      <w:r w:rsidDel="00000000" w:rsidR="00000000" w:rsidRPr="00000000">
        <w:rPr>
          <w:rFonts w:ascii="Arial" w:cs="Arial" w:eastAsia="Arial" w:hAnsi="Arial"/>
          <w:rtl w:val="0"/>
        </w:rPr>
        <w:t xml:space="preserve">Evita inconsistencias: Cada navegador aplica espaciados y tamaños diferentes por defecto; el reset garantiza que la web se vea igual en Chrome, Safari o Firefox.</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Fonts w:ascii="Arial" w:cs="Arial" w:eastAsia="Arial" w:hAnsi="Arial"/>
          <w:rtl w:val="0"/>
        </w:rPr>
        <w:t xml:space="preserve">Ahorra tiempo: Evita tener que corregir "descuadres" o fallos visuales imprevistos a mitad del desarrollo.</w:t>
      </w:r>
    </w:p>
    <w:p w:rsidR="00000000" w:rsidDel="00000000" w:rsidP="00000000" w:rsidRDefault="00000000" w:rsidRPr="00000000" w14:paraId="00000059">
      <w:pPr>
        <w:numPr>
          <w:ilvl w:val="0"/>
          <w:numId w:val="2"/>
        </w:numPr>
        <w:spacing w:after="420" w:before="0" w:beforeAutospacing="0" w:lineRule="auto"/>
        <w:ind w:left="720" w:hanging="360"/>
      </w:pPr>
      <w:r w:rsidDel="00000000" w:rsidR="00000000" w:rsidRPr="00000000">
        <w:rPr>
          <w:rFonts w:ascii="Arial" w:cs="Arial" w:eastAsia="Arial" w:hAnsi="Arial"/>
          <w:rtl w:val="0"/>
        </w:rPr>
        <w:t xml:space="preserve">Unifica el diseño: Limpia los márgenes arbitrarios y corrige el comportamiento de las cajas para que el diseño sea predecible desde el primer minuto.</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1. Reinicio global y cambio del modelo de caja */</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*::before, *::after {</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box-sizing: border-box;</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margin: 0;</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 0;</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2. Configuración base para el documento y scroll suave */</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html {</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scroll-behavior: smooth;</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3. Asegurar altura completa y consistencia tipográfica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  min-height: 100vh;</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line-height: 1.5;</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  -webkit-font-smoothing: antialiased;</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4. Elementos multimedia responsivos por defecto */</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img, picture, video, canvas, svg {</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display: block;</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max-width: 100%;</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5. Heredar tipografías en elementos de formulario */</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input, button, textarea, select {</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font: inherit;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pStyle w:val="Heading2"/>
        <w:rPr/>
      </w:pPr>
      <w:bookmarkStart w:colFirst="0" w:colLast="0" w:name="_heading=h.avtdr3eum1nx" w:id="5"/>
      <w:bookmarkEnd w:id="5"/>
      <w:r w:rsidDel="00000000" w:rsidR="00000000" w:rsidRPr="00000000">
        <w:rPr>
          <w:rtl w:val="0"/>
        </w:rPr>
      </w:r>
    </w:p>
    <w:p w:rsidR="00000000" w:rsidDel="00000000" w:rsidP="00000000" w:rsidRDefault="00000000" w:rsidRPr="00000000" w14:paraId="00000078">
      <w:pPr>
        <w:pStyle w:val="Heading2"/>
        <w:rPr/>
      </w:pPr>
      <w:bookmarkStart w:colFirst="0" w:colLast="0" w:name="_heading=h.2e9qz8kjq1zq" w:id="6"/>
      <w:bookmarkEnd w:id="6"/>
      <w:r w:rsidDel="00000000" w:rsidR="00000000" w:rsidRPr="00000000">
        <w:rPr>
          <w:rtl w:val="0"/>
        </w:rPr>
        <w:t xml:space="preserve">5. "Mobile First" y "Responsive Web Design".</w:t>
      </w:r>
    </w:p>
    <w:p w:rsidR="00000000" w:rsidDel="00000000" w:rsidP="00000000" w:rsidRDefault="00000000" w:rsidRPr="00000000" w14:paraId="00000079">
      <w:pPr>
        <w:rPr/>
      </w:pPr>
      <w:r w:rsidDel="00000000" w:rsidR="00000000" w:rsidRPr="00000000">
        <w:rPr>
          <w:rFonts w:ascii="Arial" w:cs="Arial" w:eastAsia="Arial" w:hAnsi="Arial"/>
          <w:rtl w:val="0"/>
        </w:rPr>
        <w:t xml:space="preserve">Responsive Web Design es la técnica técnica que adapta una web a cualquier pantalla mediante código, mientras que Mobile First es la estrategia de diseño que prioriza los teléfonos móviles antes de maquetar pantallas grandes.</w:t>
      </w: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La diferencia principal radica en el </w:t>
      </w:r>
      <w:r w:rsidDel="00000000" w:rsidR="00000000" w:rsidRPr="00000000">
        <w:rPr>
          <w:rFonts w:ascii="Arial" w:cs="Arial" w:eastAsia="Arial" w:hAnsi="Arial"/>
          <w:rtl w:val="0"/>
        </w:rPr>
        <w:t xml:space="preserve">punto de partida del desarrollo</w:t>
      </w:r>
      <w:r w:rsidDel="00000000" w:rsidR="00000000" w:rsidRPr="00000000">
        <w:rPr>
          <w:rtl w:val="0"/>
        </w:rPr>
        <w:t xml:space="preserve">: Responsive se enfoca en adaptar la experiencia de escritorio hacia pantallas más chicas, mientras que Mobile First construye la experiencia móvil nativa y luego añade complejidad para monitores de escritorio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180" w:lineRule="auto"/>
        <w:rPr>
          <w:rFonts w:ascii="Arial" w:cs="Arial" w:eastAsia="Arial" w:hAnsi="Arial"/>
        </w:rPr>
      </w:pPr>
      <w:r w:rsidDel="00000000" w:rsidR="00000000" w:rsidRPr="00000000">
        <w:rPr>
          <w:rFonts w:ascii="Arial" w:cs="Arial" w:eastAsia="Arial" w:hAnsi="Arial"/>
          <w:rtl w:val="0"/>
        </w:rPr>
        <w:t xml:space="preserve">La industria prefiere la metodología Mobile First por:</w:t>
      </w:r>
    </w:p>
    <w:p w:rsidR="00000000" w:rsidDel="00000000" w:rsidP="00000000" w:rsidRDefault="00000000" w:rsidRPr="00000000" w14:paraId="0000007D">
      <w:pPr>
        <w:numPr>
          <w:ilvl w:val="0"/>
          <w:numId w:val="5"/>
        </w:numPr>
        <w:spacing w:after="0" w:afterAutospacing="0" w:before="180" w:lineRule="auto"/>
        <w:ind w:left="720" w:hanging="360"/>
      </w:pPr>
      <w:r w:rsidDel="00000000" w:rsidR="00000000" w:rsidRPr="00000000">
        <w:rPr>
          <w:rFonts w:ascii="Arial" w:cs="Arial" w:eastAsia="Arial" w:hAnsi="Arial"/>
          <w:rtl w:val="0"/>
        </w:rPr>
        <w:t xml:space="preserve">Posicionamiento en Google: Google indexa y posiciona las páginas web basándose estrictamente en su versión móvil; si esta falla, la web pierde visibilidad.</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Fonts w:ascii="Arial" w:cs="Arial" w:eastAsia="Arial" w:hAnsi="Arial"/>
          <w:rtl w:val="0"/>
        </w:rPr>
        <w:t xml:space="preserve">Mayoría de usuarios: Más del 55% del tráfico web mundial proviene de teléfonos; se diseña primero para donde está la mayoría.</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Fonts w:ascii="Arial" w:cs="Arial" w:eastAsia="Arial" w:hAnsi="Arial"/>
          <w:rtl w:val="0"/>
        </w:rPr>
        <w:t xml:space="preserve">Mejor rendimiento: El código carga más rápido en redes móviles porque el teléfono no procesa los estilos pesados de las pantallas de escritorio.</w:t>
      </w:r>
    </w:p>
    <w:p w:rsidR="00000000" w:rsidDel="00000000" w:rsidP="00000000" w:rsidRDefault="00000000" w:rsidRPr="00000000" w14:paraId="00000080">
      <w:pPr>
        <w:numPr>
          <w:ilvl w:val="0"/>
          <w:numId w:val="5"/>
        </w:numPr>
        <w:spacing w:after="420" w:before="0" w:beforeAutospacing="0" w:lineRule="auto"/>
        <w:ind w:left="720" w:hanging="360"/>
      </w:pPr>
      <w:r w:rsidDel="00000000" w:rsidR="00000000" w:rsidRPr="00000000">
        <w:rPr>
          <w:rFonts w:ascii="Arial" w:cs="Arial" w:eastAsia="Arial" w:hAnsi="Arial"/>
          <w:rtl w:val="0"/>
        </w:rPr>
        <w:t xml:space="preserve">Claridad de contenido: Diseñar para pantallas pequeñas obliga a priorizar lo esencial, eliminando funciones innecesarias o "relleno" visual.</w:t>
      </w:r>
    </w:p>
    <w:p w:rsidR="00000000" w:rsidDel="00000000" w:rsidP="00000000" w:rsidRDefault="00000000" w:rsidRPr="00000000" w14:paraId="00000081">
      <w:pPr>
        <w:pStyle w:val="Heading2"/>
        <w:spacing w:after="420" w:before="180" w:lineRule="auto"/>
        <w:rPr/>
      </w:pPr>
      <w:bookmarkStart w:colFirst="0" w:colLast="0" w:name="_heading=h.2nx6h9pq5wmp" w:id="7"/>
      <w:bookmarkEnd w:id="7"/>
      <w:r w:rsidDel="00000000" w:rsidR="00000000" w:rsidRPr="00000000">
        <w:rPr>
          <w:rtl w:val="0"/>
        </w:rPr>
        <w:t xml:space="preserve">6. pseudo-clases y los pseudo-elementos en CSS.</w:t>
      </w:r>
    </w:p>
    <w:p w:rsidR="00000000" w:rsidDel="00000000" w:rsidP="00000000" w:rsidRDefault="00000000" w:rsidRPr="00000000" w14:paraId="00000082">
      <w:pPr>
        <w:spacing w:after="240" w:before="180" w:lineRule="auto"/>
        <w:rPr>
          <w:rFonts w:ascii="Arial" w:cs="Arial" w:eastAsia="Arial" w:hAnsi="Arial"/>
        </w:rPr>
      </w:pPr>
      <w:r w:rsidDel="00000000" w:rsidR="00000000" w:rsidRPr="00000000">
        <w:rPr>
          <w:rFonts w:ascii="Arial" w:cs="Arial" w:eastAsia="Arial" w:hAnsi="Arial"/>
          <w:rtl w:val="0"/>
        </w:rPr>
        <w:t xml:space="preserve">Las pseudo-clases y los pseudo-elementos son palabras clave que se añaden a los selectores CSS para dar estilo a estados específicos de un elemento o a partes concretas de su contenido, sin necesidad de añadir nuevas clases en el archivo HTML.</w:t>
      </w:r>
    </w:p>
    <w:p w:rsidR="00000000" w:rsidDel="00000000" w:rsidP="00000000" w:rsidRDefault="00000000" w:rsidRPr="00000000" w14:paraId="00000083">
      <w:pPr>
        <w:numPr>
          <w:ilvl w:val="0"/>
          <w:numId w:val="1"/>
        </w:numPr>
        <w:spacing w:after="0" w:afterAutospacing="0" w:before="180" w:lineRule="auto"/>
        <w:ind w:left="720" w:hanging="360"/>
      </w:pPr>
      <w:r w:rsidDel="00000000" w:rsidR="00000000" w:rsidRPr="00000000">
        <w:rPr>
          <w:rFonts w:ascii="Arial" w:cs="Arial" w:eastAsia="Arial" w:hAnsi="Arial"/>
          <w:rtl w:val="0"/>
        </w:rPr>
        <w:t xml:space="preserve">Pseudo-clase (un solo dos puntos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w:cs="Arial" w:eastAsia="Arial" w:hAnsi="Arial"/>
          <w:rtl w:val="0"/>
        </w:rPr>
        <w:t xml:space="preserve">): Define el estado especial de un elemento (por ejemplo, cuando el usuario pasa el cursor por encima o cuando un enlace ya fue visitado).</w:t>
      </w:r>
    </w:p>
    <w:p w:rsidR="00000000" w:rsidDel="00000000" w:rsidP="00000000" w:rsidRDefault="00000000" w:rsidRPr="00000000" w14:paraId="00000084">
      <w:pPr>
        <w:numPr>
          <w:ilvl w:val="0"/>
          <w:numId w:val="1"/>
        </w:numPr>
        <w:spacing w:after="420" w:before="0" w:beforeAutospacing="0" w:lineRule="auto"/>
        <w:ind w:left="720" w:hanging="360"/>
      </w:pPr>
      <w:r w:rsidDel="00000000" w:rsidR="00000000" w:rsidRPr="00000000">
        <w:rPr>
          <w:rFonts w:ascii="Arial" w:cs="Arial" w:eastAsia="Arial" w:hAnsi="Arial"/>
          <w:rtl w:val="0"/>
        </w:rPr>
        <w:t xml:space="preserve">Pseudo-elemento (dos puntos dobles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w:cs="Arial" w:eastAsia="Arial" w:hAnsi="Arial"/>
          <w:rtl w:val="0"/>
        </w:rPr>
        <w:t xml:space="preserve">): Selecciona y da estilo a una parte específica del contenido de un elemento (por ejemplo, la primera letra de un párrafo o añadir decoración antes de un texto).</w:t>
      </w:r>
    </w:p>
    <w:p w:rsidR="00000000" w:rsidDel="00000000" w:rsidP="00000000" w:rsidRDefault="00000000" w:rsidRPr="00000000" w14:paraId="00000085">
      <w:pPr>
        <w:rPr/>
      </w:pPr>
      <w:r w:rsidDel="00000000" w:rsidR="00000000" w:rsidRPr="00000000">
        <w:rPr>
          <w:rtl w:val="0"/>
        </w:rPr>
        <w:t xml:space="preserve">Por ejemplo:</w:t>
      </w:r>
    </w:p>
    <w:p w:rsidR="00000000" w:rsidDel="00000000" w:rsidP="00000000" w:rsidRDefault="00000000" w:rsidRPr="00000000" w14:paraId="00000086">
      <w:pPr>
        <w:rPr>
          <w:rFonts w:ascii="Arial" w:cs="Arial" w:eastAsia="Arial" w:hAnsi="Arial"/>
        </w:rPr>
      </w:pPr>
      <w:r w:rsidDel="00000000" w:rsidR="00000000" w:rsidRPr="00000000">
        <w:rPr>
          <w:rtl w:val="0"/>
        </w:rPr>
        <w:t xml:space="preserve">1. Botones interactivos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sz w:val="21"/>
          <w:szCs w:val="21"/>
          <w:rtl w:val="0"/>
        </w:rPr>
        <w:t xml:space="preserve">:hover</w:t>
      </w:r>
      <w:r w:rsidDel="00000000" w:rsidR="00000000" w:rsidRPr="00000000">
        <w:rPr>
          <w:rFonts w:ascii="Arial" w:cs="Arial" w:eastAsia="Arial" w:hAnsi="Arial"/>
          <w:rtl w:val="0"/>
        </w:rPr>
        <w:t xml:space="preserve"> y </w:t>
      </w:r>
      <w:r w:rsidDel="00000000" w:rsidR="00000000" w:rsidRPr="00000000">
        <w:rPr>
          <w:rFonts w:ascii="Arial" w:cs="Arial" w:eastAsia="Arial" w:hAnsi="Arial"/>
          <w:color w:val="188038"/>
          <w:sz w:val="21"/>
          <w:szCs w:val="21"/>
          <w:rtl w:val="0"/>
        </w:rPr>
        <w:t xml:space="preserve">:active</w:t>
      </w:r>
      <w:r w:rsidDel="00000000" w:rsidR="00000000" w:rsidRPr="00000000">
        <w:rPr>
          <w:rFonts w:ascii="Arial" w:cs="Arial" w:eastAsia="Arial" w:hAnsi="Arial"/>
          <w:rtl w:val="0"/>
        </w:rPr>
        <w:t xml:space="preserve">) </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Cambian el aspecto visual del botón para indicarle al usuario que es interactivo cuando pasa el cursor o cuando hace clic. </w:t>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.boton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blue;</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transition: background 0.3s;</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 Pseudo-clase: Estado al pasar el cursor </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.boton:hover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darkblue;</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 Pseudo-clase: Estado justo al hacer clic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.boton:active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transform: scale(0.98);</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2. Campos de formulario obligatorios o validados (</w:t>
      </w:r>
      <w:r w:rsidDel="00000000" w:rsidR="00000000" w:rsidRPr="00000000">
        <w:rPr>
          <w:rFonts w:ascii="Arial" w:cs="Arial" w:eastAsia="Arial" w:hAnsi="Arial"/>
          <w:color w:val="188038"/>
          <w:sz w:val="21"/>
          <w:szCs w:val="21"/>
          <w:rtl w:val="0"/>
        </w:rPr>
        <w:t xml:space="preserve">:focus</w:t>
      </w:r>
      <w:r w:rsidDel="00000000" w:rsidR="00000000" w:rsidRPr="00000000">
        <w:rPr>
          <w:rFonts w:ascii="Arial" w:cs="Arial" w:eastAsia="Arial" w:hAnsi="Arial"/>
          <w:rtl w:val="0"/>
        </w:rPr>
        <w:t xml:space="preserve"> y </w:t>
      </w:r>
      <w:r w:rsidDel="00000000" w:rsidR="00000000" w:rsidRPr="00000000">
        <w:rPr>
          <w:rFonts w:ascii="Arial" w:cs="Arial" w:eastAsia="Arial" w:hAnsi="Arial"/>
          <w:color w:val="188038"/>
          <w:sz w:val="21"/>
          <w:szCs w:val="21"/>
          <w:rtl w:val="0"/>
        </w:rPr>
        <w:t xml:space="preserve">:invalid</w:t>
      </w:r>
      <w:r w:rsidDel="00000000" w:rsidR="00000000" w:rsidRPr="00000000">
        <w:rPr>
          <w:rFonts w:ascii="Arial" w:cs="Arial" w:eastAsia="Arial" w:hAnsi="Arial"/>
          <w:rtl w:val="0"/>
        </w:rPr>
        <w:t xml:space="preserve">) </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Mejoran la experiencia de usuario (UX) resaltando el campo de texto activo o mostrando un borde rojo si hay un error de escritura. </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.campo-texto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 1px solid gray;</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Pseudo-clase: Cuando el usuario hace clic dentro del campo para escribir </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.campo-texto:focus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border-color: blue;</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  outline: none;</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Fonts w:ascii="Courier New" w:cs="Courier New" w:eastAsia="Courier New" w:hAnsi="Courier New"/>
          <w:rtl w:val="0"/>
        </w:rPr>
        <w:t xml:space="preserve"> </w:t>
      </w:r>
      <w:r w:rsidDel="00000000" w:rsidR="00000000" w:rsidRPr="00000000">
        <w:rPr>
          <w:rFonts w:ascii="Arial" w:cs="Arial" w:eastAsia="Arial" w:hAnsi="Arial"/>
          <w:rtl w:val="0"/>
        </w:rPr>
        <w:t xml:space="preserve">Pseudo-clase: Si el formato del correo o texto es incorrecto </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.campo-texto:invalid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border-color: red;</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pacing w:after="180" w:before="360" w:lineRule="auto"/>
        <w:rPr>
          <w:rFonts w:ascii="Arial" w:cs="Arial" w:eastAsia="Arial" w:hAnsi="Arial"/>
        </w:rPr>
      </w:pPr>
      <w:r w:rsidDel="00000000" w:rsidR="00000000" w:rsidRPr="00000000">
        <w:rPr>
          <w:rFonts w:ascii="Arial" w:cs="Arial" w:eastAsia="Arial" w:hAnsi="Arial"/>
          <w:rtl w:val="0"/>
        </w:rPr>
        <w:t xml:space="preserve">3. Añadir iconos o decoraciones decorativas (</w:t>
      </w:r>
      <w:r w:rsidDel="00000000" w:rsidR="00000000" w:rsidRPr="00000000">
        <w:rPr>
          <w:rFonts w:ascii="Arial" w:cs="Arial" w:eastAsia="Arial" w:hAnsi="Arial"/>
          <w:color w:val="188038"/>
          <w:sz w:val="21"/>
          <w:szCs w:val="21"/>
          <w:rtl w:val="0"/>
        </w:rPr>
        <w:t xml:space="preserve">::before</w:t>
      </w:r>
      <w:r w:rsidDel="00000000" w:rsidR="00000000" w:rsidRPr="00000000">
        <w:rPr>
          <w:rFonts w:ascii="Arial" w:cs="Arial" w:eastAsia="Arial" w:hAnsi="Arial"/>
          <w:rtl w:val="0"/>
        </w:rPr>
        <w:t xml:space="preserve"> o </w:t>
      </w:r>
      <w:r w:rsidDel="00000000" w:rsidR="00000000" w:rsidRPr="00000000">
        <w:rPr>
          <w:rFonts w:ascii="Arial" w:cs="Arial" w:eastAsia="Arial" w:hAnsi="Arial"/>
          <w:color w:val="188038"/>
          <w:sz w:val="21"/>
          <w:szCs w:val="21"/>
          <w:rtl w:val="0"/>
        </w:rPr>
        <w:t xml:space="preserve">::after</w:t>
      </w:r>
      <w:r w:rsidDel="00000000" w:rsidR="00000000" w:rsidRPr="00000000">
        <w:rPr>
          <w:rFonts w:ascii="Arial" w:cs="Arial" w:eastAsia="Arial" w:hAnsi="Arial"/>
          <w:rtl w:val="0"/>
        </w:rPr>
        <w:t xml:space="preserve">):</w:t>
      </w:r>
    </w:p>
    <w:p w:rsidR="00000000" w:rsidDel="00000000" w:rsidP="00000000" w:rsidRDefault="00000000" w:rsidRPr="00000000" w14:paraId="000000AA">
      <w:pPr>
        <w:spacing w:after="180" w:before="360" w:lineRule="auto"/>
        <w:rPr>
          <w:rFonts w:ascii="Arial" w:cs="Arial" w:eastAsia="Arial" w:hAnsi="Arial"/>
        </w:rPr>
      </w:pPr>
      <w:r w:rsidDel="00000000" w:rsidR="00000000" w:rsidRPr="00000000">
        <w:rPr>
          <w:rFonts w:ascii="Arial" w:cs="Arial" w:eastAsia="Arial" w:hAnsi="Arial"/>
          <w:rtl w:val="0"/>
        </w:rPr>
        <w:t xml:space="preserve">Permite insertar elementos visuales (como asteriscos de campos obligatorios o iconos de flechas en menús) directamente desde CSS, manteniendo el HTML limpio. </w:t>
      </w:r>
    </w:p>
    <w:p w:rsidR="00000000" w:rsidDel="00000000" w:rsidP="00000000" w:rsidRDefault="00000000" w:rsidRPr="00000000" w14:paraId="000000AB">
      <w:pPr>
        <w:spacing w:after="180" w:before="360" w:lineRule="auto"/>
        <w:rPr>
          <w:rFonts w:ascii="Arial" w:cs="Arial" w:eastAsia="Arial" w:hAnsi="Arial"/>
        </w:rPr>
      </w:pPr>
      <w:r w:rsidDel="00000000" w:rsidR="00000000" w:rsidRPr="00000000">
        <w:rPr>
          <w:rFonts w:ascii="Arial" w:cs="Arial" w:eastAsia="Arial" w:hAnsi="Arial"/>
          <w:rtl w:val="0"/>
        </w:rPr>
        <w:t xml:space="preserve">Pseudo-elemento: Inserta un asterisco rojo antes del texto de la etiqueta </w:t>
      </w:r>
    </w:p>
    <w:p w:rsidR="00000000" w:rsidDel="00000000" w:rsidP="00000000" w:rsidRDefault="00000000" w:rsidRPr="00000000" w14:paraId="000000AC">
      <w:pPr>
        <w:spacing w:after="180" w:befor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.campo-obligatorio::before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spacing w:after="180" w:befor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content: "* ";</w:t>
      </w:r>
    </w:p>
    <w:p w:rsidR="00000000" w:rsidDel="00000000" w:rsidP="00000000" w:rsidRDefault="00000000" w:rsidRPr="00000000" w14:paraId="000000AE">
      <w:pPr>
        <w:spacing w:after="180" w:befor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color: red;</w:t>
      </w:r>
    </w:p>
    <w:p w:rsidR="00000000" w:rsidDel="00000000" w:rsidP="00000000" w:rsidRDefault="00000000" w:rsidRPr="00000000" w14:paraId="000000AF">
      <w:pPr>
        <w:spacing w:after="180" w:befor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font-weight: bold;</w:t>
      </w:r>
    </w:p>
    <w:p w:rsidR="00000000" w:rsidDel="00000000" w:rsidP="00000000" w:rsidRDefault="00000000" w:rsidRPr="00000000" w14:paraId="000000B0">
      <w:pPr>
        <w:spacing w:after="180" w:befor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spacing w:after="180" w:befor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pStyle w:val="Heading1"/>
        <w:spacing w:after="180" w:before="360" w:lineRule="auto"/>
        <w:rPr>
          <w:rFonts w:ascii="Arial" w:cs="Arial" w:eastAsia="Arial" w:hAnsi="Arial"/>
        </w:rPr>
      </w:pPr>
      <w:bookmarkStart w:colFirst="0" w:colLast="0" w:name="_heading=h.knxqgzalxg5x" w:id="8"/>
      <w:bookmarkEnd w:id="8"/>
      <w:r w:rsidDel="00000000" w:rsidR="00000000" w:rsidRPr="00000000">
        <w:rPr>
          <w:rFonts w:ascii="Arial" w:cs="Arial" w:eastAsia="Arial" w:hAnsi="Arial"/>
          <w:rtl w:val="0"/>
        </w:rPr>
        <w:t xml:space="preserve">Sección 2: Realización de Gráficas y recursos para Comprender Conceptos</w:t>
      </w:r>
    </w:p>
    <w:p w:rsidR="00000000" w:rsidDel="00000000" w:rsidP="00000000" w:rsidRDefault="00000000" w:rsidRPr="00000000" w14:paraId="000000B3">
      <w:pPr>
        <w:pStyle w:val="Heading2"/>
        <w:rPr/>
      </w:pPr>
      <w:bookmarkStart w:colFirst="0" w:colLast="0" w:name="_heading=h.1k5bvzekaa3s" w:id="9"/>
      <w:bookmarkEnd w:id="9"/>
      <w:r w:rsidDel="00000000" w:rsidR="00000000" w:rsidRPr="00000000">
        <w:rPr>
          <w:rtl w:val="0"/>
        </w:rPr>
      </w:r>
    </w:p>
    <w:p w:rsidR="00000000" w:rsidDel="00000000" w:rsidP="00000000" w:rsidRDefault="00000000" w:rsidRPr="00000000" w14:paraId="000000B4">
      <w:pPr>
        <w:pStyle w:val="Heading2"/>
        <w:rPr/>
      </w:pPr>
      <w:bookmarkStart w:colFirst="0" w:colLast="0" w:name="_heading=h.nrhgq8dm451f" w:id="10"/>
      <w:bookmarkEnd w:id="10"/>
      <w:r w:rsidDel="00000000" w:rsidR="00000000" w:rsidRPr="00000000">
        <w:rPr>
          <w:rtl w:val="0"/>
        </w:rPr>
        <w:t xml:space="preserve">7. Dibujo "Box Model" (Modelo de Caja) en CSS.</w:t>
      </w:r>
    </w:p>
    <w:p w:rsidR="00000000" w:rsidDel="00000000" w:rsidP="00000000" w:rsidRDefault="00000000" w:rsidRPr="00000000" w14:paraId="000000B5">
      <w:pPr>
        <w:spacing w:after="180" w:before="360" w:lineRule="auto"/>
        <w:rPr>
          <w:highlight w:val="white"/>
        </w:rPr>
      </w:pPr>
      <w:r w:rsidDel="00000000" w:rsidR="00000000" w:rsidRPr="00000000">
        <w:rPr>
          <w:rFonts w:ascii="Arial" w:cs="Arial" w:eastAsia="Arial" w:hAnsi="Arial"/>
        </w:rPr>
        <w:drawing>
          <wp:inline distB="114300" distT="114300" distL="114300" distR="114300">
            <wp:extent cx="6542723" cy="5000625"/>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542723"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pPr>
      <w:bookmarkStart w:colFirst="0" w:colLast="0" w:name="_heading=h.ripwesdpqct5" w:id="11"/>
      <w:bookmarkEnd w:id="11"/>
      <w:r w:rsidDel="00000000" w:rsidR="00000000" w:rsidRPr="00000000">
        <w:rPr>
          <w:rtl w:val="0"/>
        </w:rPr>
        <w:t xml:space="preserve">8. Esquema de la estructura de árbol de HTML.</w:t>
      </w:r>
    </w:p>
    <w:p w:rsidR="00000000" w:rsidDel="00000000" w:rsidP="00000000" w:rsidRDefault="00000000" w:rsidRPr="00000000" w14:paraId="000000B7">
      <w:pPr>
        <w:rPr/>
      </w:pPr>
      <w:r w:rsidDel="00000000" w:rsidR="00000000" w:rsidRPr="00000000">
        <w:rPr/>
        <w:drawing>
          <wp:inline distB="114300" distT="114300" distL="114300" distR="114300">
            <wp:extent cx="3687128" cy="7567890"/>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687128" cy="756789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rPr/>
      </w:pPr>
      <w:bookmarkStart w:colFirst="0" w:colLast="0" w:name="_heading=h.4tl1p52qbpm" w:id="12"/>
      <w:bookmarkEnd w:id="12"/>
      <w:r w:rsidDel="00000000" w:rsidR="00000000" w:rsidRPr="00000000">
        <w:rPr>
          <w:rtl w:val="0"/>
        </w:rPr>
        <w:t xml:space="preserve">9. Dibujo. Cómo se comportaría visualmente en la pantalla del navegador tres grupos de elementos (cajas) si a cada grupo le aplicamos las propiedades display: block, display: inline y display: inline-block respectivamente.</w:t>
      </w:r>
      <w:r w:rsidDel="00000000" w:rsidR="00000000" w:rsidRPr="00000000">
        <w:rPr/>
        <w:drawing>
          <wp:inline distB="114300" distT="114300" distL="114300" distR="114300">
            <wp:extent cx="6301105" cy="44704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30110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heading=h.4wwgbjcig2d" w:id="13"/>
      <w:bookmarkEnd w:id="13"/>
      <w:r w:rsidDel="00000000" w:rsidR="00000000" w:rsidRPr="00000000">
        <w:rPr>
          <w:rtl w:val="0"/>
        </w:rPr>
        <w:t xml:space="preserve">10. Cuadro comparativo. Diferencia el uso de atributos id y class en HTML- Cómo se selecciona cada uno en una hoja de estilos CSS.</w:t>
      </w:r>
      <w:r w:rsidDel="00000000" w:rsidR="00000000" w:rsidRPr="00000000">
        <w:rPr/>
        <w:drawing>
          <wp:inline distB="114300" distT="114300" distL="114300" distR="114300">
            <wp:extent cx="4600575" cy="248602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005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spacing w:after="120" w:before="480" w:lineRule="auto"/>
        <w:rPr>
          <w:b w:val="1"/>
          <w:bCs w:val="1"/>
        </w:rPr>
      </w:pPr>
      <w:r w:rsidDel="00000000" w:rsidR="00000000" w:rsidRPr="00000000">
        <w:rPr>
          <w:b w:val="1"/>
          <w:bCs w:val="1"/>
          <w:rtl w:val="0"/>
        </w:rPr>
        <w:t xml:space="preserve">sintaxis en CSS</w:t>
      </w:r>
    </w:p>
    <w:p w:rsidR="00000000" w:rsidDel="00000000" w:rsidP="00000000" w:rsidRDefault="00000000" w:rsidRPr="00000000" w14:paraId="000000BE">
      <w:pPr>
        <w:keepNext w:val="0"/>
        <w:keepLines w:val="0"/>
        <w:spacing w:before="360" w:lineRule="auto"/>
        <w:rPr/>
      </w:pPr>
      <w:r w:rsidDel="00000000" w:rsidR="00000000" w:rsidRPr="00000000">
        <w:rPr>
          <w:rtl w:val="0"/>
        </w:rPr>
        <w:t xml:space="preserve">1. Selección de un id</w:t>
      </w:r>
    </w:p>
    <w:p w:rsidR="00000000" w:rsidDel="00000000" w:rsidP="00000000" w:rsidRDefault="00000000" w:rsidRPr="00000000" w14:paraId="000000BF">
      <w:pPr>
        <w:keepNext w:val="0"/>
        <w:keepLines w:val="0"/>
        <w:spacing w:before="280" w:lineRule="auto"/>
        <w:rPr/>
      </w:pPr>
      <w:r w:rsidDel="00000000" w:rsidR="00000000" w:rsidRPr="00000000">
        <w:rPr>
          <w:rtl w:val="0"/>
        </w:rPr>
        <w:t xml:space="preserve">HTML</w:t>
      </w:r>
    </w:p>
    <w:p w:rsidR="00000000" w:rsidDel="00000000" w:rsidP="00000000" w:rsidRDefault="00000000" w:rsidRPr="00000000" w14:paraId="000000C0">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&lt;h1 id="titulo"&gt;</w:t>
      </w:r>
      <w:r w:rsidDel="00000000" w:rsidR="00000000" w:rsidRPr="00000000">
        <w:rPr>
          <w:rFonts w:ascii="Courier New" w:cs="Courier New" w:eastAsia="Courier New" w:hAnsi="Courier New"/>
          <w:rtl w:val="0"/>
        </w:rPr>
        <w:t xml:space="preserve">Mi página web</w:t>
      </w:r>
      <w:r w:rsidDel="00000000" w:rsidR="00000000" w:rsidRPr="00000000">
        <w:rPr>
          <w:rFonts w:ascii="Courier New" w:cs="Courier New" w:eastAsia="Courier New" w:hAnsi="Courier New"/>
          <w:b w:val="1"/>
          <w:bCs w:val="1"/>
          <w:rtl w:val="0"/>
        </w:rPr>
        <w:t xml:space="preserve">&lt;/h1&gt;</w:t>
      </w:r>
    </w:p>
    <w:p w:rsidR="00000000" w:rsidDel="00000000" w:rsidP="00000000" w:rsidRDefault="00000000" w:rsidRPr="00000000" w14:paraId="000000C1">
      <w:pPr>
        <w:keepNext w:val="0"/>
        <w:keepLines w:val="0"/>
        <w:spacing w:before="280" w:lineRule="auto"/>
        <w:rPr/>
      </w:pPr>
      <w:r w:rsidDel="00000000" w:rsidR="00000000" w:rsidRPr="00000000">
        <w:rPr>
          <w:rtl w:val="0"/>
        </w:rPr>
        <w:t xml:space="preserve">CSS</w:t>
      </w:r>
    </w:p>
    <w:p w:rsidR="00000000" w:rsidDel="00000000" w:rsidP="00000000" w:rsidRDefault="00000000" w:rsidRPr="00000000" w14:paraId="000000C2">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#titulo{</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blue;</w:t>
      </w:r>
    </w:p>
    <w:p w:rsidR="00000000" w:rsidDel="00000000" w:rsidP="00000000" w:rsidRDefault="00000000" w:rsidRPr="00000000" w14:paraId="000000C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C5">
      <w:pPr>
        <w:rPr>
          <w:rFonts w:ascii="Arial" w:cs="Arial" w:eastAsia="Arial" w:hAnsi="Arial"/>
          <w:b w:val="1"/>
          <w:bCs w:val="1"/>
        </w:rPr>
      </w:pPr>
      <w:r w:rsidDel="00000000" w:rsidR="00000000" w:rsidRPr="00000000">
        <w:rPr>
          <w:rFonts w:ascii="Arial" w:cs="Arial" w:eastAsia="Arial" w:hAnsi="Arial"/>
          <w:b w:val="1"/>
          <w:bCs w:val="1"/>
          <w:rtl w:val="0"/>
        </w:rPr>
        <w:t xml:space="preserve">Explicación:</w:t>
      </w: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#titulo</w:t>
      </w:r>
    </w:p>
    <w:p w:rsidR="00000000" w:rsidDel="00000000" w:rsidP="00000000" w:rsidRDefault="00000000" w:rsidRPr="00000000" w14:paraId="000000C7">
      <w:pPr>
        <w:rPr>
          <w:rFonts w:ascii="Arial" w:cs="Arial" w:eastAsia="Arial" w:hAnsi="Arial"/>
        </w:rPr>
      </w:pPr>
      <w:sdt>
        <w:sdtPr>
          <w:id w:val="-1148013302"/>
          <w:tag w:val="goog_rdk_0"/>
        </w:sdtPr>
        <w:sdtContent>
          <w:r w:rsidDel="00000000" w:rsidR="00000000" w:rsidRPr="00000000">
            <w:rPr>
              <w:rFonts w:ascii="Arial Unicode MS" w:cs="Arial Unicode MS" w:eastAsia="Arial Unicode MS" w:hAnsi="Arial Unicode MS"/>
              <w:rtl w:val="0"/>
            </w:rPr>
            <w:t xml:space="preserve">#  → símbolo que indica un ID</w:t>
          </w:r>
        </w:sdtContent>
      </w:sdt>
    </w:p>
    <w:p w:rsidR="00000000" w:rsidDel="00000000" w:rsidP="00000000" w:rsidRDefault="00000000" w:rsidRPr="00000000" w14:paraId="000000C8">
      <w:pPr>
        <w:rPr>
          <w:rFonts w:ascii="Arial" w:cs="Arial" w:eastAsia="Arial" w:hAnsi="Arial"/>
        </w:rPr>
      </w:pPr>
      <w:sdt>
        <w:sdtPr>
          <w:id w:val="787790288"/>
          <w:tag w:val="goog_rdk_1"/>
        </w:sdtPr>
        <w:sdtContent>
          <w:r w:rsidDel="00000000" w:rsidR="00000000" w:rsidRPr="00000000">
            <w:rPr>
              <w:rFonts w:ascii="Arial Unicode MS" w:cs="Arial Unicode MS" w:eastAsia="Arial Unicode MS" w:hAnsi="Arial Unicode MS"/>
              <w:rtl w:val="0"/>
            </w:rPr>
            <w:t xml:space="preserve">titulo → nombre del id escrito en HTML</w:t>
          </w:r>
        </w:sdtContent>
      </w:sdt>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after="120" w:before="480" w:lineRule="auto"/>
        <w:rPr/>
      </w:pPr>
      <w:r w:rsidDel="00000000" w:rsidR="00000000" w:rsidRPr="00000000">
        <w:rPr>
          <w:rtl w:val="0"/>
        </w:rPr>
        <w:t xml:space="preserve">2. Selección de una class</w:t>
      </w:r>
    </w:p>
    <w:p w:rsidR="00000000" w:rsidDel="00000000" w:rsidP="00000000" w:rsidRDefault="00000000" w:rsidRPr="00000000" w14:paraId="000000CB">
      <w:pPr>
        <w:keepNext w:val="0"/>
        <w:keepLines w:val="0"/>
        <w:spacing w:before="280" w:lineRule="auto"/>
        <w:rPr/>
      </w:pPr>
      <w:r w:rsidDel="00000000" w:rsidR="00000000" w:rsidRPr="00000000">
        <w:rPr>
          <w:rtl w:val="0"/>
        </w:rPr>
        <w:t xml:space="preserve">HTML:</w:t>
      </w:r>
    </w:p>
    <w:p w:rsidR="00000000" w:rsidDel="00000000" w:rsidP="00000000" w:rsidRDefault="00000000" w:rsidRPr="00000000" w14:paraId="000000CC">
      <w:pPr>
        <w:rPr>
          <w:rFonts w:ascii="Arial" w:cs="Arial" w:eastAsia="Arial" w:hAnsi="Arial"/>
          <w:b w:val="1"/>
          <w:bCs w:val="1"/>
        </w:rPr>
      </w:pPr>
      <w:r w:rsidDel="00000000" w:rsidR="00000000" w:rsidRPr="00000000">
        <w:rPr>
          <w:rFonts w:ascii="Arial" w:cs="Arial" w:eastAsia="Arial" w:hAnsi="Arial"/>
          <w:b w:val="1"/>
          <w:bCs w:val="1"/>
          <w:rtl w:val="0"/>
        </w:rPr>
        <w:t xml:space="preserve">&lt;p class="texto"&gt;</w:t>
      </w:r>
      <w:r w:rsidDel="00000000" w:rsidR="00000000" w:rsidRPr="00000000">
        <w:rPr>
          <w:rFonts w:ascii="Arial" w:cs="Arial" w:eastAsia="Arial" w:hAnsi="Arial"/>
          <w:rtl w:val="0"/>
        </w:rPr>
        <w:t xml:space="preserve">Hola mundo</w:t>
      </w:r>
      <w:r w:rsidDel="00000000" w:rsidR="00000000" w:rsidRPr="00000000">
        <w:rPr>
          <w:rFonts w:ascii="Arial" w:cs="Arial" w:eastAsia="Arial" w:hAnsi="Arial"/>
          <w:b w:val="1"/>
          <w:bCs w:val="1"/>
          <w:rtl w:val="0"/>
        </w:rPr>
        <w:t xml:space="preserve">&lt;/p&gt;</w:t>
      </w:r>
    </w:p>
    <w:p w:rsidR="00000000" w:rsidDel="00000000" w:rsidP="00000000" w:rsidRDefault="00000000" w:rsidRPr="00000000" w14:paraId="000000C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keepNext w:val="0"/>
        <w:keepLines w:val="0"/>
        <w:spacing w:before="280" w:lineRule="auto"/>
        <w:rPr/>
      </w:pPr>
      <w:r w:rsidDel="00000000" w:rsidR="00000000" w:rsidRPr="00000000">
        <w:rPr>
          <w:rtl w:val="0"/>
        </w:rPr>
        <w:t xml:space="preserve">CSS:</w:t>
      </w:r>
    </w:p>
    <w:p w:rsidR="00000000" w:rsidDel="00000000" w:rsidP="00000000" w:rsidRDefault="00000000" w:rsidRPr="00000000" w14:paraId="000000CF">
      <w:pPr>
        <w:rPr>
          <w:rFonts w:ascii="Arial" w:cs="Arial" w:eastAsia="Arial" w:hAnsi="Arial"/>
          <w:b w:val="1"/>
          <w:bCs w:val="1"/>
        </w:rPr>
      </w:pPr>
      <w:r w:rsidDel="00000000" w:rsidR="00000000" w:rsidRPr="00000000">
        <w:rPr>
          <w:rFonts w:ascii="Arial" w:cs="Arial" w:eastAsia="Arial" w:hAnsi="Arial"/>
          <w:b w:val="1"/>
          <w:bCs w:val="1"/>
          <w:rtl w:val="0"/>
        </w:rPr>
        <w:t xml:space="preserve">.texto{</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  color: green;</w:t>
      </w:r>
    </w:p>
    <w:p w:rsidR="00000000" w:rsidDel="00000000" w:rsidP="00000000" w:rsidRDefault="00000000" w:rsidRPr="00000000" w14:paraId="000000D1">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D2">
      <w:pPr>
        <w:keepNext w:val="0"/>
        <w:keepLines w:val="0"/>
        <w:spacing w:before="280" w:lineRule="auto"/>
        <w:rPr/>
      </w:pPr>
      <w:r w:rsidDel="00000000" w:rsidR="00000000" w:rsidRPr="00000000">
        <w:rPr>
          <w:rtl w:val="0"/>
        </w:rPr>
        <w:t xml:space="preserve">Explicación:</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0D4">
      <w:pPr>
        <w:rPr>
          <w:rFonts w:ascii="Arial" w:cs="Arial" w:eastAsia="Arial" w:hAnsi="Arial"/>
        </w:rPr>
      </w:pPr>
      <w:sdt>
        <w:sdtPr>
          <w:id w:val="342175352"/>
          <w:tag w:val="goog_rdk_2"/>
        </w:sdtPr>
        <w:sdtContent>
          <w:r w:rsidDel="00000000" w:rsidR="00000000" w:rsidRPr="00000000">
            <w:rPr>
              <w:rFonts w:ascii="Arial Unicode MS" w:cs="Arial Unicode MS" w:eastAsia="Arial Unicode MS" w:hAnsi="Arial Unicode MS"/>
              <w:rtl w:val="0"/>
            </w:rPr>
            <w:t xml:space="preserve">.  → símbolo que indica una CLASS</w:t>
          </w:r>
        </w:sdtContent>
      </w:sdt>
    </w:p>
    <w:p w:rsidR="00000000" w:rsidDel="00000000" w:rsidP="00000000" w:rsidRDefault="00000000" w:rsidRPr="00000000" w14:paraId="000000D5">
      <w:pPr>
        <w:rPr>
          <w:rFonts w:ascii="Arial" w:cs="Arial" w:eastAsia="Arial" w:hAnsi="Arial"/>
        </w:rPr>
      </w:pPr>
      <w:sdt>
        <w:sdtPr>
          <w:id w:val="255663694"/>
          <w:tag w:val="goog_rdk_3"/>
        </w:sdtPr>
        <w:sdtContent>
          <w:r w:rsidDel="00000000" w:rsidR="00000000" w:rsidRPr="00000000">
            <w:rPr>
              <w:rFonts w:ascii="Arial Unicode MS" w:cs="Arial Unicode MS" w:eastAsia="Arial Unicode MS" w:hAnsi="Arial Unicode MS"/>
              <w:rtl w:val="0"/>
            </w:rPr>
            <w:t xml:space="preserve">texto → nombre de la clase escrita en HTML</w:t>
          </w:r>
        </w:sdtContent>
      </w:sdt>
    </w:p>
    <w:p w:rsidR="00000000" w:rsidDel="00000000" w:rsidP="00000000" w:rsidRDefault="00000000" w:rsidRPr="00000000" w14:paraId="000000D6">
      <w:pPr>
        <w:rPr>
          <w:rFonts w:ascii="Arial" w:cs="Arial" w:eastAsia="Arial" w:hAnsi="Arial"/>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b w:val="1"/>
          <w:bCs w:val="1"/>
          <w:rtl w:val="0"/>
        </w:rPr>
        <w:t xml:space="preserve"># </w:t>
      </w:r>
      <w:sdt>
        <w:sdtPr>
          <w:id w:val="-666519779"/>
          <w:tag w:val="goog_rdk_4"/>
        </w:sdtPr>
        <w:sdtContent>
          <w:r w:rsidDel="00000000" w:rsidR="00000000" w:rsidRPr="00000000">
            <w:rPr>
              <w:rFonts w:ascii="Arial Unicode MS" w:cs="Arial Unicode MS" w:eastAsia="Arial Unicode MS" w:hAnsi="Arial Unicode MS"/>
              <w:rtl w:val="0"/>
            </w:rPr>
            <w:t xml:space="preserve"> = id   → único elemento</w:t>
          </w:r>
        </w:sdtContent>
      </w:sdt>
    </w:p>
    <w:p w:rsidR="00000000" w:rsidDel="00000000" w:rsidP="00000000" w:rsidRDefault="00000000" w:rsidRPr="00000000" w14:paraId="000000D8">
      <w:pPr>
        <w:rPr>
          <w:rFonts w:ascii="Arial" w:cs="Arial" w:eastAsia="Arial" w:hAnsi="Arial"/>
          <w:b w:val="1"/>
          <w:bCs w:val="1"/>
          <w:color w:val="000000"/>
          <w:sz w:val="24"/>
          <w:szCs w:val="24"/>
        </w:rPr>
      </w:pPr>
      <w:r w:rsidDel="00000000" w:rsidR="00000000" w:rsidRPr="00000000">
        <w:rPr>
          <w:rFonts w:ascii="Arial" w:cs="Arial" w:eastAsia="Arial" w:hAnsi="Arial"/>
          <w:b w:val="1"/>
          <w:bCs w:val="1"/>
          <w:rtl w:val="0"/>
        </w:rPr>
        <w:t xml:space="preserve">.</w:t>
      </w:r>
      <w:sdt>
        <w:sdtPr>
          <w:id w:val="-432532949"/>
          <w:tag w:val="goog_rdk_5"/>
        </w:sdtPr>
        <w:sdtContent>
          <w:r w:rsidDel="00000000" w:rsidR="00000000" w:rsidRPr="00000000">
            <w:rPr>
              <w:rFonts w:ascii="Arial Unicode MS" w:cs="Arial Unicode MS" w:eastAsia="Arial Unicode MS" w:hAnsi="Arial Unicode MS"/>
              <w:rtl w:val="0"/>
            </w:rPr>
            <w:t xml:space="preserve">  = class → varios elementos</w:t>
          </w:r>
        </w:sdtContent>
      </w:sdt>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hoqzdna7k340" w:id="14"/>
      <w:bookmarkEnd w:id="14"/>
      <w:r w:rsidDel="00000000" w:rsidR="00000000" w:rsidRPr="00000000">
        <w:rPr>
          <w:rtl w:val="0"/>
        </w:rPr>
        <w:t xml:space="preserve">11. Unidades Absolutas, Unidades Relativas al Fuente, Unidades relativas a la Pantalla (Viewport), Porcentajes.</w:t>
      </w:r>
      <w:r w:rsidDel="00000000" w:rsidR="00000000" w:rsidRPr="00000000">
        <w:rPr/>
        <w:drawing>
          <wp:inline distB="114300" distT="114300" distL="114300" distR="114300">
            <wp:extent cx="4801553" cy="7202329"/>
            <wp:effectExtent b="0" l="0" r="0" t="0"/>
            <wp:docPr id="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801553" cy="720232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654klw6qlegz" w:id="15"/>
      <w:bookmarkEnd w:id="15"/>
      <w:r w:rsidDel="00000000" w:rsidR="00000000" w:rsidRPr="00000000">
        <w:rPr>
          <w:rtl w:val="0"/>
        </w:rPr>
        <w:t xml:space="preserve">12. Genera una infografía o imagen gráfica explicando los formatos que existen para aplicar color en CSS.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jsc4bjtvrt0e" w:id="16"/>
      <w:bookmarkEnd w:id="16"/>
      <w:r w:rsidDel="00000000" w:rsidR="00000000" w:rsidRPr="00000000">
        <w:rPr/>
        <w:drawing>
          <wp:inline distB="114300" distT="114300" distL="114300" distR="114300">
            <wp:extent cx="6301105" cy="3441700"/>
            <wp:effectExtent b="0" l="0" r="0" t="0"/>
            <wp:docPr id="10"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6301105" cy="3441700"/>
                    </a:xfrm>
                    <a:prstGeom prst="rect"/>
                    <a:ln/>
                  </pic:spPr>
                </pic:pic>
              </a:graphicData>
            </a:graphic>
          </wp:inline>
        </w:drawing>
      </w:r>
      <w:r w:rsidDel="00000000" w:rsidR="00000000" w:rsidRPr="00000000">
        <w:rPr>
          <w:rtl w:val="0"/>
        </w:rPr>
      </w:r>
    </w:p>
    <w:sdt>
      <w:sdtPr>
        <w:id w:val="-99809789"/>
        <w:tag w:val="goog_rdk_7"/>
      </w:sdtPr>
      <w:sdtContent>
        <w:p w:rsidR="00000000" w:rsidDel="00000000" w:rsidP="00000000" w:rsidRDefault="00000000" w:rsidRPr="00000000" w14:paraId="000000DF">
          <w:pPr>
            <w:pStyle w:val="Heading2"/>
            <w:spacing w:after="180" w:before="360" w:lineRule="auto"/>
            <w:rPr>
              <w:ins w:author="Angie Verónica Carvajal cardona" w:id="0" w:date="2026-05-15T14:09:08Z"/>
            </w:rPr>
          </w:pPr>
          <w:r w:rsidDel="00000000" w:rsidR="00000000" w:rsidRPr="00000000">
            <w:rPr>
              <w:rtl w:val="0"/>
            </w:rPr>
            <w:t xml:space="preserve">13. Genera una herramienta interactiva para que puedas experimentar visualmente cómo cambian las dimensiones y los colores según la unidad y el formato que elijas. El cambio se debe mostrar en tiempo real.</w:t>
          </w:r>
          <w:sdt>
            <w:sdtPr>
              <w:id w:val="360713475"/>
              <w:tag w:val="goog_rdk_6"/>
            </w:sdtPr>
            <w:sdtContent>
              <w:ins w:author="Angie Verónica Carvajal cardona" w:id="0" w:date="2026-05-15T14:09:08Z">
                <w:bookmarkStart w:colFirst="0" w:colLast="0" w:name="_heading=h.q459ho7p7ewf" w:id="17"/>
                <w:bookmarkEnd w:id="17"/>
                <w:r w:rsidDel="00000000" w:rsidR="00000000" w:rsidRPr="00000000">
                  <w:rPr>
                    <w:rtl w:val="0"/>
                  </w:rPr>
                </w:r>
              </w:ins>
            </w:sdtContent>
          </w:sdt>
        </w:p>
      </w:sdtContent>
    </w:sdt>
    <w:sdt>
      <w:sdtPr>
        <w:id w:val="-1165818868"/>
        <w:tag w:val="goog_rdk_9"/>
      </w:sdtPr>
      <w:sdtContent>
        <w:p w:rsidR="00000000" w:rsidDel="00000000" w:rsidP="00000000" w:rsidRDefault="00000000" w:rsidRPr="00000000" w14:paraId="000000E0">
          <w:pPr>
            <w:rPr>
              <w:ins w:author="Angie Verónica Carvajal cardona" w:id="0" w:date="2026-05-15T14:09:08Z"/>
            </w:rPr>
          </w:pPr>
          <w:sdt>
            <w:sdtPr>
              <w:id w:val="-773461069"/>
              <w:tag w:val="goog_rdk_8"/>
            </w:sdtPr>
            <w:sdtContent>
              <w:ins w:author="Angie Verónica Carvajal cardona" w:id="0" w:date="2026-05-15T14:09:08Z">
                <w:r w:rsidDel="00000000" w:rsidR="00000000" w:rsidRPr="00000000">
                  <w:rPr>
                    <w:rtl w:val="0"/>
                  </w:rPr>
                </w:r>
              </w:ins>
            </w:sdtContent>
          </w:sdt>
        </w:p>
      </w:sdtContent>
    </w:sdt>
    <w:sdt>
      <w:sdtPr>
        <w:id w:val="-566193101"/>
        <w:tag w:val="goog_rdk_16"/>
      </w:sdtPr>
      <w:sdtContent>
        <w:p w:rsidR="00000000" w:rsidDel="00000000" w:rsidP="00000000" w:rsidRDefault="00000000" w:rsidRPr="00000000" w14:paraId="000000E1">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479953319"/>
              <w:tag w:val="goog_rdk_10"/>
            </w:sdtPr>
            <w:sdtContent>
              <w:ins w:author="Angie Verónica Carvajal cardona" w:id="0" w:date="2026-05-15T14:09:08Z"/>
              <w:sdt>
                <w:sdtPr>
                  <w:id w:val="1730183856"/>
                  <w:tag w:val="goog_rdk_11"/>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22668700"/>
                    <w:tag w:val="goog_rdk_1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DOCTYPE</w:t>
                    </w:r>
                  </w:sdtContent>
                </w:sdt>
                <w:sdt>
                  <w:sdtPr>
                    <w:id w:val="-1131283806"/>
                    <w:tag w:val="goog_rdk_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60663949"/>
                    <w:tag w:val="goog_rdk_1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html</w:t>
                    </w:r>
                  </w:sdtContent>
                </w:sdt>
                <w:sdt>
                  <w:sdtPr>
                    <w:id w:val="1713465655"/>
                    <w:tag w:val="goog_rdk_1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760354751"/>
        <w:tag w:val="goog_rdk_25"/>
      </w:sdtPr>
      <w:sdtContent>
        <w:p w:rsidR="00000000" w:rsidDel="00000000" w:rsidP="00000000" w:rsidRDefault="00000000" w:rsidRPr="00000000" w14:paraId="000000E2">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320545444"/>
              <w:tag w:val="goog_rdk_17"/>
            </w:sdtPr>
            <w:sdtContent>
              <w:ins w:author="Angie Verónica Carvajal cardona" w:id="0" w:date="2026-05-15T14:09:08Z"/>
              <w:sdt>
                <w:sdtPr>
                  <w:id w:val="95364470"/>
                  <w:tag w:val="goog_rdk_18"/>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804476002"/>
                    <w:tag w:val="goog_rdk_1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html</w:t>
                    </w:r>
                  </w:sdtContent>
                </w:sdt>
                <w:sdt>
                  <w:sdtPr>
                    <w:id w:val="404738358"/>
                    <w:tag w:val="goog_rdk_2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38342742"/>
                    <w:tag w:val="goog_rdk_2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lang</w:t>
                    </w:r>
                  </w:sdtContent>
                </w:sdt>
                <w:sdt>
                  <w:sdtPr>
                    <w:id w:val="54009783"/>
                    <w:tag w:val="goog_rdk_2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89727877"/>
                    <w:tag w:val="goog_rdk_2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"es"</w:t>
                    </w:r>
                  </w:sdtContent>
                </w:sdt>
                <w:sdt>
                  <w:sdtPr>
                    <w:id w:val="1584114154"/>
                    <w:tag w:val="goog_rdk_2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678515710"/>
        <w:tag w:val="goog_rdk_30"/>
      </w:sdtPr>
      <w:sdtContent>
        <w:p w:rsidR="00000000" w:rsidDel="00000000" w:rsidP="00000000" w:rsidRDefault="00000000" w:rsidRPr="00000000" w14:paraId="000000E3">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545805634"/>
              <w:tag w:val="goog_rdk_26"/>
            </w:sdtPr>
            <w:sdtContent>
              <w:ins w:author="Angie Verónica Carvajal cardona" w:id="0" w:date="2026-05-15T14:09:08Z"/>
              <w:sdt>
                <w:sdtPr>
                  <w:id w:val="-1006979842"/>
                  <w:tag w:val="goog_rdk_27"/>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698947303"/>
                    <w:tag w:val="goog_rdk_2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head</w:t>
                    </w:r>
                  </w:sdtContent>
                </w:sdt>
                <w:sdt>
                  <w:sdtPr>
                    <w:id w:val="-327965553"/>
                    <w:tag w:val="goog_rdk_2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304996901"/>
        <w:tag w:val="goog_rdk_40"/>
      </w:sdtPr>
      <w:sdtContent>
        <w:p w:rsidR="00000000" w:rsidDel="00000000" w:rsidP="00000000" w:rsidRDefault="00000000" w:rsidRPr="00000000" w14:paraId="000000E4">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215953977"/>
              <w:tag w:val="goog_rdk_31"/>
            </w:sdtPr>
            <w:sdtContent>
              <w:ins w:author="Angie Verónica Carvajal cardona" w:id="0" w:date="2026-05-15T14:09:08Z"/>
              <w:sdt>
                <w:sdtPr>
                  <w:id w:val="-1039192095"/>
                  <w:tag w:val="goog_rdk_3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00686466"/>
                    <w:tag w:val="goog_rdk_3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838290013"/>
                    <w:tag w:val="goog_rdk_3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meta</w:t>
                    </w:r>
                  </w:sdtContent>
                </w:sdt>
                <w:sdt>
                  <w:sdtPr>
                    <w:id w:val="153407429"/>
                    <w:tag w:val="goog_rdk_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88394090"/>
                    <w:tag w:val="goog_rdk_3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charset</w:t>
                    </w:r>
                  </w:sdtContent>
                </w:sdt>
                <w:sdt>
                  <w:sdtPr>
                    <w:id w:val="-643669835"/>
                    <w:tag w:val="goog_rdk_3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34919789"/>
                    <w:tag w:val="goog_rdk_3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"UTF-8"</w:t>
                    </w:r>
                  </w:sdtContent>
                </w:sdt>
                <w:sdt>
                  <w:sdtPr>
                    <w:id w:val="-2029369441"/>
                    <w:tag w:val="goog_rdk_3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861941616"/>
        <w:tag w:val="goog_rdk_54"/>
      </w:sdtPr>
      <w:sdtContent>
        <w:p w:rsidR="00000000" w:rsidDel="00000000" w:rsidP="00000000" w:rsidRDefault="00000000" w:rsidRPr="00000000" w14:paraId="000000E5">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729485343"/>
              <w:tag w:val="goog_rdk_41"/>
            </w:sdtPr>
            <w:sdtContent>
              <w:ins w:author="Angie Verónica Carvajal cardona" w:id="0" w:date="2026-05-15T14:09:08Z"/>
              <w:sdt>
                <w:sdtPr>
                  <w:id w:val="1234082774"/>
                  <w:tag w:val="goog_rdk_4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88798701"/>
                    <w:tag w:val="goog_rdk_4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22943562"/>
                    <w:tag w:val="goog_rdk_4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meta</w:t>
                    </w:r>
                  </w:sdtContent>
                </w:sdt>
                <w:sdt>
                  <w:sdtPr>
                    <w:id w:val="-2011867360"/>
                    <w:tag w:val="goog_rdk_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48814180"/>
                    <w:tag w:val="goog_rdk_4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name</w:t>
                    </w:r>
                  </w:sdtContent>
                </w:sdt>
                <w:sdt>
                  <w:sdtPr>
                    <w:id w:val="749935518"/>
                    <w:tag w:val="goog_rdk_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57440904"/>
                    <w:tag w:val="goog_rdk_4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"viewport"</w:t>
                    </w:r>
                  </w:sdtContent>
                </w:sdt>
                <w:sdt>
                  <w:sdtPr>
                    <w:id w:val="-1417461366"/>
                    <w:tag w:val="goog_rdk_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14402202"/>
                    <w:tag w:val="goog_rdk_5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content</w:t>
                    </w:r>
                  </w:sdtContent>
                </w:sdt>
                <w:sdt>
                  <w:sdtPr>
                    <w:id w:val="1186849386"/>
                    <w:tag w:val="goog_rdk_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66805604"/>
                    <w:tag w:val="goog_rdk_5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"width=device-width, initial-scale=1.0"</w:t>
                    </w:r>
                  </w:sdtContent>
                </w:sdt>
                <w:sdt>
                  <w:sdtPr>
                    <w:id w:val="1318326322"/>
                    <w:tag w:val="goog_rdk_5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684200817"/>
        <w:tag w:val="goog_rdk_64"/>
      </w:sdtPr>
      <w:sdtContent>
        <w:p w:rsidR="00000000" w:rsidDel="00000000" w:rsidP="00000000" w:rsidRDefault="00000000" w:rsidRPr="00000000" w14:paraId="000000E6">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385419438"/>
              <w:tag w:val="goog_rdk_55"/>
            </w:sdtPr>
            <w:sdtContent>
              <w:ins w:author="Angie Verónica Carvajal cardona" w:id="0" w:date="2026-05-15T14:09:08Z"/>
              <w:sdt>
                <w:sdtPr>
                  <w:id w:val="-403687976"/>
                  <w:tag w:val="goog_rdk_5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325977"/>
                    <w:tag w:val="goog_rdk_5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95640799"/>
                    <w:tag w:val="goog_rdk_5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title</w:t>
                    </w:r>
                  </w:sdtContent>
                </w:sdt>
                <w:sdt>
                  <w:sdtPr>
                    <w:id w:val="-694603975"/>
                    <w:tag w:val="goog_rdk_5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202092303"/>
                    <w:tag w:val="goog_rdk_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Experimentador de Dimensiones y Color</w:t>
                    </w:r>
                  </w:sdtContent>
                </w:sdt>
                <w:sdt>
                  <w:sdtPr>
                    <w:id w:val="-775860519"/>
                    <w:tag w:val="goog_rdk_6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166481775"/>
                    <w:tag w:val="goog_rdk_6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title</w:t>
                    </w:r>
                  </w:sdtContent>
                </w:sdt>
                <w:sdt>
                  <w:sdtPr>
                    <w:id w:val="-1010330829"/>
                    <w:tag w:val="goog_rdk_6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44636679"/>
        <w:tag w:val="goog_rdk_78"/>
      </w:sdtPr>
      <w:sdtContent>
        <w:p w:rsidR="00000000" w:rsidDel="00000000" w:rsidP="00000000" w:rsidRDefault="00000000" w:rsidRPr="00000000" w14:paraId="000000E7">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353612655"/>
              <w:tag w:val="goog_rdk_65"/>
            </w:sdtPr>
            <w:sdtContent>
              <w:ins w:author="Angie Verónica Carvajal cardona" w:id="0" w:date="2026-05-15T14:09:08Z"/>
              <w:sdt>
                <w:sdtPr>
                  <w:id w:val="1760515217"/>
                  <w:tag w:val="goog_rdk_6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14558646"/>
                    <w:tag w:val="goog_rdk_6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497683934"/>
                    <w:tag w:val="goog_rdk_6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link</w:t>
                    </w:r>
                  </w:sdtContent>
                </w:sdt>
                <w:sdt>
                  <w:sdtPr>
                    <w:id w:val="-1089938269"/>
                    <w:tag w:val="goog_rdk_6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44241756"/>
                    <w:tag w:val="goog_rdk_7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rel</w:t>
                    </w:r>
                  </w:sdtContent>
                </w:sdt>
                <w:sdt>
                  <w:sdtPr>
                    <w:id w:val="14247284"/>
                    <w:tag w:val="goog_rdk_7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5716362"/>
                    <w:tag w:val="goog_rdk_7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"stylesheet"</w:t>
                    </w:r>
                  </w:sdtContent>
                </w:sdt>
                <w:sdt>
                  <w:sdtPr>
                    <w:id w:val="-794913949"/>
                    <w:tag w:val="goog_rdk_7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75906782"/>
                    <w:tag w:val="goog_rdk_7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href</w:t>
                    </w:r>
                  </w:sdtContent>
                </w:sdt>
                <w:sdt>
                  <w:sdtPr>
                    <w:id w:val="1901226296"/>
                    <w:tag w:val="goog_rdk_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61166293"/>
                    <w:tag w:val="goog_rdk_7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"style2.css"</w:t>
                    </w:r>
                  </w:sdtContent>
                </w:sdt>
                <w:sdt>
                  <w:sdtPr>
                    <w:id w:val="-958684541"/>
                    <w:tag w:val="goog_rdk_7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501730279"/>
        <w:tag w:val="goog_rdk_83"/>
      </w:sdtPr>
      <w:sdtContent>
        <w:p w:rsidR="00000000" w:rsidDel="00000000" w:rsidP="00000000" w:rsidRDefault="00000000" w:rsidRPr="00000000" w14:paraId="000000E8">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5654549"/>
              <w:tag w:val="goog_rdk_79"/>
            </w:sdtPr>
            <w:sdtContent>
              <w:ins w:author="Angie Verónica Carvajal cardona" w:id="0" w:date="2026-05-15T14:09:08Z"/>
              <w:sdt>
                <w:sdtPr>
                  <w:id w:val="-997044252"/>
                  <w:tag w:val="goog_rdk_80"/>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89025334"/>
                    <w:tag w:val="goog_rdk_8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head</w:t>
                    </w:r>
                  </w:sdtContent>
                </w:sdt>
                <w:sdt>
                  <w:sdtPr>
                    <w:id w:val="-7871954"/>
                    <w:tag w:val="goog_rdk_8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595238100"/>
        <w:tag w:val="goog_rdk_88"/>
      </w:sdtPr>
      <w:sdtContent>
        <w:p w:rsidR="00000000" w:rsidDel="00000000" w:rsidP="00000000" w:rsidRDefault="00000000" w:rsidRPr="00000000" w14:paraId="000000E9">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119167070"/>
              <w:tag w:val="goog_rdk_84"/>
            </w:sdtPr>
            <w:sdtContent>
              <w:ins w:author="Angie Verónica Carvajal cardona" w:id="0" w:date="2026-05-15T14:09:08Z"/>
              <w:sdt>
                <w:sdtPr>
                  <w:id w:val="-1477136216"/>
                  <w:tag w:val="goog_rdk_85"/>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2066559549"/>
                    <w:tag w:val="goog_rdk_8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body</w:t>
                    </w:r>
                  </w:sdtContent>
                </w:sdt>
                <w:sdt>
                  <w:sdtPr>
                    <w:id w:val="-380053570"/>
                    <w:tag w:val="goog_rdk_8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2056798151"/>
        <w:tag w:val="goog_rdk_98"/>
      </w:sdtPr>
      <w:sdtContent>
        <w:p w:rsidR="00000000" w:rsidDel="00000000" w:rsidP="00000000" w:rsidRDefault="00000000" w:rsidRPr="00000000" w14:paraId="000000EA">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244820280"/>
              <w:tag w:val="goog_rdk_89"/>
            </w:sdtPr>
            <w:sdtContent>
              <w:ins w:author="Angie Verónica Carvajal cardona" w:id="0" w:date="2026-05-15T14:09:08Z"/>
              <w:sdt>
                <w:sdtPr>
                  <w:id w:val="-1408404131"/>
                  <w:tag w:val="goog_rdk_9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058026909"/>
                    <w:tag w:val="goog_rdk_9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74696557"/>
                    <w:tag w:val="goog_rdk_9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235258311"/>
                    <w:tag w:val="goog_rdk_9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52975250"/>
                    <w:tag w:val="goog_rdk_9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928803285"/>
                    <w:tag w:val="goog_rdk_9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63997088"/>
                    <w:tag w:val="goog_rdk_9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"container"</w:t>
                    </w:r>
                  </w:sdtContent>
                </w:sdt>
                <w:sdt>
                  <w:sdtPr>
                    <w:id w:val="-1789211481"/>
                    <w:tag w:val="goog_rdk_9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30172520"/>
        <w:tag w:val="goog_rdk_108"/>
      </w:sdtPr>
      <w:sdtContent>
        <w:p w:rsidR="00000000" w:rsidDel="00000000" w:rsidP="00000000" w:rsidRDefault="00000000" w:rsidRPr="00000000" w14:paraId="000000EB">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907909107"/>
              <w:tag w:val="goog_rdk_99"/>
            </w:sdtPr>
            <w:sdtContent>
              <w:ins w:author="Angie Verónica Carvajal cardona" w:id="0" w:date="2026-05-15T14:09:08Z"/>
              <w:sdt>
                <w:sdtPr>
                  <w:id w:val="-830698981"/>
                  <w:tag w:val="goog_rdk_10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879003571"/>
                    <w:tag w:val="goog_rdk_10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05889474"/>
                    <w:tag w:val="goog_rdk_10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h1</w:t>
                    </w:r>
                  </w:sdtContent>
                </w:sdt>
                <w:sdt>
                  <w:sdtPr>
                    <w:id w:val="1740453270"/>
                    <w:tag w:val="goog_rdk_10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449370765"/>
                    <w:tag w:val="goog_rdk_1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Laboratorio CSS Interactivo</w:t>
                    </w:r>
                  </w:sdtContent>
                </w:sdt>
                <w:sdt>
                  <w:sdtPr>
                    <w:id w:val="-267282114"/>
                    <w:tag w:val="goog_rdk_10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4112771"/>
                    <w:tag w:val="goog_rdk_10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h1</w:t>
                    </w:r>
                  </w:sdtContent>
                </w:sdt>
                <w:sdt>
                  <w:sdtPr>
                    <w:id w:val="1184034510"/>
                    <w:tag w:val="goog_rdk_10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24050633"/>
        <w:tag w:val="goog_rdk_111"/>
      </w:sdtPr>
      <w:sdtContent>
        <w:p w:rsidR="00000000" w:rsidDel="00000000" w:rsidP="00000000" w:rsidRDefault="00000000" w:rsidRPr="00000000" w14:paraId="000000E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32258506"/>
              <w:tag w:val="goog_rdk_109"/>
            </w:sdtPr>
            <w:sdtContent>
              <w:ins w:author="Angie Verónica Carvajal cardona" w:id="0" w:date="2026-05-15T14:09:08Z"/>
              <w:sdt>
                <w:sdtPr>
                  <w:id w:val="-734143593"/>
                  <w:tag w:val="goog_rdk_11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Content>
          </w:sdt>
        </w:p>
      </w:sdtContent>
    </w:sdt>
    <w:sdt>
      <w:sdtPr>
        <w:id w:val="865737066"/>
        <w:tag w:val="goog_rdk_121"/>
      </w:sdtPr>
      <w:sdtContent>
        <w:p w:rsidR="00000000" w:rsidDel="00000000" w:rsidP="00000000" w:rsidRDefault="00000000" w:rsidRPr="00000000" w14:paraId="000000ED">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088773920"/>
              <w:tag w:val="goog_rdk_112"/>
            </w:sdtPr>
            <w:sdtContent>
              <w:ins w:author="Angie Verónica Carvajal cardona" w:id="0" w:date="2026-05-15T14:09:08Z"/>
              <w:sdt>
                <w:sdtPr>
                  <w:id w:val="-731707322"/>
                  <w:tag w:val="goog_rdk_11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58060892"/>
                    <w:tag w:val="goog_rdk_11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139904157"/>
                    <w:tag w:val="goog_rdk_11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556702882"/>
                    <w:tag w:val="goog_rdk_11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54606613"/>
                    <w:tag w:val="goog_rdk_11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261083945"/>
                    <w:tag w:val="goog_rdk_11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4711429"/>
                    <w:tag w:val="goog_rdk_11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"main-layout"</w:t>
                    </w:r>
                  </w:sdtContent>
                </w:sdt>
                <w:sdt>
                  <w:sdtPr>
                    <w:id w:val="1139899200"/>
                    <w:tag w:val="goog_rdk_12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685773923"/>
        <w:tag w:val="goog_rdk_125"/>
      </w:sdtPr>
      <w:sdtContent>
        <w:p w:rsidR="00000000" w:rsidDel="00000000" w:rsidP="00000000" w:rsidRDefault="00000000" w:rsidRPr="00000000" w14:paraId="000000EE">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1409321989"/>
              <w:tag w:val="goog_rdk_122"/>
            </w:sdtPr>
            <w:sdtContent>
              <w:ins w:author="Angie Verónica Carvajal cardona" w:id="0" w:date="2026-05-15T14:09:08Z"/>
              <w:sdt>
                <w:sdtPr>
                  <w:id w:val="-1160496783"/>
                  <w:tag w:val="goog_rdk_12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07500312"/>
                    <w:tag w:val="goog_rdk_124"/>
                  </w:sdtPr>
                  <w:sdtContent>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&lt;!-- Panel de Controles --&gt;</w:t>
                    </w:r>
                  </w:sdtContent>
                </w:sdt>
              </w:ins>
            </w:sdtContent>
          </w:sdt>
        </w:p>
      </w:sdtContent>
    </w:sdt>
    <w:sdt>
      <w:sdtPr>
        <w:id w:val="745702990"/>
        <w:tag w:val="goog_rdk_135"/>
      </w:sdtPr>
      <w:sdtContent>
        <w:p w:rsidR="00000000" w:rsidDel="00000000" w:rsidP="00000000" w:rsidRDefault="00000000" w:rsidRPr="00000000" w14:paraId="000000EF">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070221693"/>
              <w:tag w:val="goog_rdk_126"/>
            </w:sdtPr>
            <w:sdtContent>
              <w:ins w:author="Angie Verónica Carvajal cardona" w:id="0" w:date="2026-05-15T14:09:08Z"/>
              <w:sdt>
                <w:sdtPr>
                  <w:id w:val="1990008262"/>
                  <w:tag w:val="goog_rdk_12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31769627"/>
                    <w:tag w:val="goog_rdk_12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30324481"/>
                    <w:tag w:val="goog_rdk_12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section</w:t>
                    </w:r>
                  </w:sdtContent>
                </w:sdt>
                <w:sdt>
                  <w:sdtPr>
                    <w:id w:val="1446254258"/>
                    <w:tag w:val="goog_rdk_13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3898010"/>
                    <w:tag w:val="goog_rdk_13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959880643"/>
                    <w:tag w:val="goog_rdk_13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693051083"/>
                    <w:tag w:val="goog_rdk_13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"controls"</w:t>
                    </w:r>
                  </w:sdtContent>
                </w:sdt>
                <w:sdt>
                  <w:sdtPr>
                    <w:id w:val="1055157381"/>
                    <w:tag w:val="goog_rdk_13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94589205"/>
        <w:tag w:val="goog_rdk_145"/>
      </w:sdtPr>
      <w:sdtContent>
        <w:p w:rsidR="00000000" w:rsidDel="00000000" w:rsidP="00000000" w:rsidRDefault="00000000" w:rsidRPr="00000000" w14:paraId="000000F0">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825999036"/>
              <w:tag w:val="goog_rdk_136"/>
            </w:sdtPr>
            <w:sdtContent>
              <w:ins w:author="Angie Verónica Carvajal cardona" w:id="0" w:date="2026-05-15T14:09:08Z"/>
              <w:sdt>
                <w:sdtPr>
                  <w:id w:val="1425910461"/>
                  <w:tag w:val="goog_rdk_13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46552491"/>
                    <w:tag w:val="goog_rdk_13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794459244"/>
                    <w:tag w:val="goog_rdk_13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870934367"/>
                    <w:tag w:val="goog_rdk_1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23954130"/>
                    <w:tag w:val="goog_rdk_14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1581998264"/>
                    <w:tag w:val="goog_rdk_14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1396199"/>
                    <w:tag w:val="goog_rdk_14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"control-group"</w:t>
                    </w:r>
                  </w:sdtContent>
                </w:sdt>
                <w:sdt>
                  <w:sdtPr>
                    <w:id w:val="524247733"/>
                    <w:tag w:val="goog_rdk_14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026407755"/>
        <w:tag w:val="goog_rdk_155"/>
      </w:sdtPr>
      <w:sdtContent>
        <w:p w:rsidR="00000000" w:rsidDel="00000000" w:rsidP="00000000" w:rsidRDefault="00000000" w:rsidRPr="00000000" w14:paraId="000000F1">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148747431"/>
              <w:tag w:val="goog_rdk_146"/>
            </w:sdtPr>
            <w:sdtContent>
              <w:ins w:author="Angie Verónica Carvajal cardona" w:id="0" w:date="2026-05-15T14:09:08Z"/>
              <w:sdt>
                <w:sdtPr>
                  <w:id w:val="-1047635784"/>
                  <w:tag w:val="goog_rdk_14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99407018"/>
                    <w:tag w:val="goog_rdk_14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74228451"/>
                    <w:tag w:val="goog_rdk_14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h3</w:t>
                    </w:r>
                  </w:sdtContent>
                </w:sdt>
                <w:sdt>
                  <w:sdtPr>
                    <w:id w:val="-205942247"/>
                    <w:tag w:val="goog_rdk_15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162639500"/>
                    <w:tag w:val="goog_rdk_1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Dimensiones</w:t>
                    </w:r>
                  </w:sdtContent>
                </w:sdt>
                <w:sdt>
                  <w:sdtPr>
                    <w:id w:val="261921925"/>
                    <w:tag w:val="goog_rdk_15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73959208"/>
                    <w:tag w:val="goog_rdk_15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h3</w:t>
                    </w:r>
                  </w:sdtContent>
                </w:sdt>
                <w:sdt>
                  <w:sdtPr>
                    <w:id w:val="-1308534748"/>
                    <w:tag w:val="goog_rdk_15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2139861898"/>
        <w:tag w:val="goog_rdk_169"/>
      </w:sdtPr>
      <w:sdtContent>
        <w:p w:rsidR="00000000" w:rsidDel="00000000" w:rsidP="00000000" w:rsidRDefault="00000000" w:rsidRPr="00000000" w14:paraId="000000F2">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745049669"/>
              <w:tag w:val="goog_rdk_156"/>
            </w:sdtPr>
            <w:sdtContent>
              <w:ins w:author="Angie Verónica Carvajal cardona" w:id="0" w:date="2026-05-15T14:09:08Z"/>
              <w:sdt>
                <w:sdtPr>
                  <w:id w:val="994049906"/>
                  <w:tag w:val="goog_rdk_15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28587395"/>
                    <w:tag w:val="goog_rdk_15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557082738"/>
                    <w:tag w:val="goog_rdk_15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label</w:t>
                    </w:r>
                  </w:sdtContent>
                </w:sdt>
                <w:sdt>
                  <w:sdtPr>
                    <w:id w:val="1591995081"/>
                    <w:tag w:val="goog_rdk_1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23230852"/>
                    <w:tag w:val="goog_rdk_16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for</w:t>
                    </w:r>
                  </w:sdtContent>
                </w:sdt>
                <w:sdt>
                  <w:sdtPr>
                    <w:id w:val="-337669480"/>
                    <w:tag w:val="goog_rdk_1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66840910"/>
                    <w:tag w:val="goog_rdk_16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"width-input"</w:t>
                    </w:r>
                  </w:sdtContent>
                </w:sdt>
                <w:sdt>
                  <w:sdtPr>
                    <w:id w:val="824558151"/>
                    <w:tag w:val="goog_rdk_16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2130266342"/>
                    <w:tag w:val="goog_rdk_16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Ancho:</w:t>
                    </w:r>
                  </w:sdtContent>
                </w:sdt>
                <w:sdt>
                  <w:sdtPr>
                    <w:id w:val="-867360159"/>
                    <w:tag w:val="goog_rdk_16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88123624"/>
                    <w:tag w:val="goog_rdk_16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label</w:t>
                    </w:r>
                  </w:sdtContent>
                </w:sdt>
                <w:sdt>
                  <w:sdtPr>
                    <w:id w:val="1905094886"/>
                    <w:tag w:val="goog_rdk_16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966349248"/>
        <w:tag w:val="goog_rdk_179"/>
      </w:sdtPr>
      <w:sdtContent>
        <w:p w:rsidR="00000000" w:rsidDel="00000000" w:rsidP="00000000" w:rsidRDefault="00000000" w:rsidRPr="00000000" w14:paraId="000000F3">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123297490"/>
              <w:tag w:val="goog_rdk_170"/>
            </w:sdtPr>
            <w:sdtContent>
              <w:ins w:author="Angie Verónica Carvajal cardona" w:id="0" w:date="2026-05-15T14:09:08Z"/>
              <w:sdt>
                <w:sdtPr>
                  <w:id w:val="783490181"/>
                  <w:tag w:val="goog_rdk_17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28332765"/>
                    <w:tag w:val="goog_rdk_17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15895219"/>
                    <w:tag w:val="goog_rdk_17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525224663"/>
                    <w:tag w:val="goog_rdk_17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85389844"/>
                    <w:tag w:val="goog_rdk_17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1246286551"/>
                    <w:tag w:val="goog_rdk_17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31384043"/>
                    <w:tag w:val="goog_rdk_17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"input-flex"</w:t>
                    </w:r>
                  </w:sdtContent>
                </w:sdt>
                <w:sdt>
                  <w:sdtPr>
                    <w:id w:val="1681411988"/>
                    <w:tag w:val="goog_rdk_17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896089257"/>
        <w:tag w:val="goog_rdk_197"/>
      </w:sdtPr>
      <w:sdtContent>
        <w:p w:rsidR="00000000" w:rsidDel="00000000" w:rsidP="00000000" w:rsidRDefault="00000000" w:rsidRPr="00000000" w14:paraId="000000F4">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387581602"/>
              <w:tag w:val="goog_rdk_180"/>
            </w:sdtPr>
            <w:sdtContent>
              <w:ins w:author="Angie Verónica Carvajal cardona" w:id="0" w:date="2026-05-15T14:09:08Z"/>
              <w:sdt>
                <w:sdtPr>
                  <w:id w:val="-443110192"/>
                  <w:tag w:val="goog_rdk_18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34950625"/>
                    <w:tag w:val="goog_rdk_18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78649162"/>
                    <w:tag w:val="goog_rdk_18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input</w:t>
                    </w:r>
                  </w:sdtContent>
                </w:sdt>
                <w:sdt>
                  <w:sdtPr>
                    <w:id w:val="-415628918"/>
                    <w:tag w:val="goog_rdk_1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53698111"/>
                    <w:tag w:val="goog_rdk_18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type</w:t>
                    </w:r>
                  </w:sdtContent>
                </w:sdt>
                <w:sdt>
                  <w:sdtPr>
                    <w:id w:val="740179580"/>
                    <w:tag w:val="goog_rdk_1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98232412"/>
                    <w:tag w:val="goog_rdk_18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"number"</w:t>
                    </w:r>
                  </w:sdtContent>
                </w:sdt>
                <w:sdt>
                  <w:sdtPr>
                    <w:id w:val="-1429946888"/>
                    <w:tag w:val="goog_rdk_18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23510319"/>
                    <w:tag w:val="goog_rdk_18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2070091241"/>
                    <w:tag w:val="goog_rdk_19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14010648"/>
                    <w:tag w:val="goog_rdk_19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"width-input"</w:t>
                    </w:r>
                  </w:sdtContent>
                </w:sdt>
                <w:sdt>
                  <w:sdtPr>
                    <w:id w:val="2090832919"/>
                    <w:tag w:val="goog_rdk_1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49139811"/>
                    <w:tag w:val="goog_rdk_19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814165327"/>
                    <w:tag w:val="goog_rdk_19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55282254"/>
                    <w:tag w:val="goog_rdk_19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"300"</w:t>
                    </w:r>
                  </w:sdtContent>
                </w:sdt>
                <w:sdt>
                  <w:sdtPr>
                    <w:id w:val="-2036333567"/>
                    <w:tag w:val="goog_rdk_19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44591742"/>
        <w:tag w:val="goog_rdk_207"/>
      </w:sdtPr>
      <w:sdtContent>
        <w:p w:rsidR="00000000" w:rsidDel="00000000" w:rsidP="00000000" w:rsidRDefault="00000000" w:rsidRPr="00000000" w14:paraId="000000F5">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840417726"/>
              <w:tag w:val="goog_rdk_198"/>
            </w:sdtPr>
            <w:sdtContent>
              <w:ins w:author="Angie Verónica Carvajal cardona" w:id="0" w:date="2026-05-15T14:09:08Z"/>
              <w:sdt>
                <w:sdtPr>
                  <w:id w:val="-2101287011"/>
                  <w:tag w:val="goog_rdk_19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365770932"/>
                    <w:tag w:val="goog_rdk_20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37360963"/>
                    <w:tag w:val="goog_rdk_20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select</w:t>
                    </w:r>
                  </w:sdtContent>
                </w:sdt>
                <w:sdt>
                  <w:sdtPr>
                    <w:id w:val="1289001858"/>
                    <w:tag w:val="goog_rdk_20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40514972"/>
                    <w:tag w:val="goog_rdk_20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1311669238"/>
                    <w:tag w:val="goog_rdk_2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24625076"/>
                    <w:tag w:val="goog_rdk_20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"width-unit"</w:t>
                    </w:r>
                  </w:sdtContent>
                </w:sdt>
                <w:sdt>
                  <w:sdtPr>
                    <w:id w:val="-1317356572"/>
                    <w:tag w:val="goog_rdk_20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2778950"/>
        <w:tag w:val="goog_rdk_221"/>
      </w:sdtPr>
      <w:sdtContent>
        <w:p w:rsidR="00000000" w:rsidDel="00000000" w:rsidP="00000000" w:rsidRDefault="00000000" w:rsidRPr="00000000" w14:paraId="000000F6">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87766740"/>
              <w:tag w:val="goog_rdk_208"/>
            </w:sdtPr>
            <w:sdtContent>
              <w:ins w:author="Angie Verónica Carvajal cardona" w:id="0" w:date="2026-05-15T14:09:08Z"/>
              <w:sdt>
                <w:sdtPr>
                  <w:id w:val="-494513138"/>
                  <w:tag w:val="goog_rdk_20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28207273"/>
                    <w:tag w:val="goog_rdk_21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384201458"/>
                    <w:tag w:val="goog_rdk_21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951269945"/>
                    <w:tag w:val="goog_rdk_21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06702811"/>
                    <w:tag w:val="goog_rdk_21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778840018"/>
                    <w:tag w:val="goog_rdk_21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20866988"/>
                    <w:tag w:val="goog_rdk_21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"px"</w:t>
                    </w:r>
                  </w:sdtContent>
                </w:sdt>
                <w:sdt>
                  <w:sdtPr>
                    <w:id w:val="2140087760"/>
                    <w:tag w:val="goog_rdk_21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270176328"/>
                    <w:tag w:val="goog_rdk_2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px</w:t>
                    </w:r>
                  </w:sdtContent>
                </w:sdt>
                <w:sdt>
                  <w:sdtPr>
                    <w:id w:val="-1668377382"/>
                    <w:tag w:val="goog_rdk_21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52742487"/>
                    <w:tag w:val="goog_rdk_21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2147340494"/>
                    <w:tag w:val="goog_rdk_22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540274243"/>
        <w:tag w:val="goog_rdk_235"/>
      </w:sdtPr>
      <w:sdtContent>
        <w:p w:rsidR="00000000" w:rsidDel="00000000" w:rsidP="00000000" w:rsidRDefault="00000000" w:rsidRPr="00000000" w14:paraId="000000F7">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376594854"/>
              <w:tag w:val="goog_rdk_222"/>
            </w:sdtPr>
            <w:sdtContent>
              <w:ins w:author="Angie Verónica Carvajal cardona" w:id="0" w:date="2026-05-15T14:09:08Z"/>
              <w:sdt>
                <w:sdtPr>
                  <w:id w:val="304174600"/>
                  <w:tag w:val="goog_rdk_22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32761483"/>
                    <w:tag w:val="goog_rdk_22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24955895"/>
                    <w:tag w:val="goog_rdk_22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274388513"/>
                    <w:tag w:val="goog_rdk_22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34128382"/>
                    <w:tag w:val="goog_rdk_22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088065393"/>
                    <w:tag w:val="goog_rdk_2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25995288"/>
                    <w:tag w:val="goog_rdk_22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"rem"</w:t>
                    </w:r>
                  </w:sdtContent>
                </w:sdt>
                <w:sdt>
                  <w:sdtPr>
                    <w:id w:val="-144554553"/>
                    <w:tag w:val="goog_rdk_23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362771382"/>
                    <w:tag w:val="goog_rdk_23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rem</w:t>
                    </w:r>
                  </w:sdtContent>
                </w:sdt>
                <w:sdt>
                  <w:sdtPr>
                    <w:id w:val="-807785368"/>
                    <w:tag w:val="goog_rdk_23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319211834"/>
                    <w:tag w:val="goog_rdk_23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493850063"/>
                    <w:tag w:val="goog_rdk_23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599673400"/>
        <w:tag w:val="goog_rdk_249"/>
      </w:sdtPr>
      <w:sdtContent>
        <w:p w:rsidR="00000000" w:rsidDel="00000000" w:rsidP="00000000" w:rsidRDefault="00000000" w:rsidRPr="00000000" w14:paraId="000000F8">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388376271"/>
              <w:tag w:val="goog_rdk_236"/>
            </w:sdtPr>
            <w:sdtContent>
              <w:ins w:author="Angie Verónica Carvajal cardona" w:id="0" w:date="2026-05-15T14:09:08Z"/>
              <w:sdt>
                <w:sdtPr>
                  <w:id w:val="-99968564"/>
                  <w:tag w:val="goog_rdk_23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8130605"/>
                    <w:tag w:val="goog_rdk_23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401251757"/>
                    <w:tag w:val="goog_rdk_23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955548335"/>
                    <w:tag w:val="goog_rdk_2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3577798"/>
                    <w:tag w:val="goog_rdk_24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102692122"/>
                    <w:tag w:val="goog_rdk_24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93209256"/>
                    <w:tag w:val="goog_rdk_24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1662894285"/>
                    <w:tag w:val="goog_rdk_24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56592629"/>
                    <w:tag w:val="goog_rdk_2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86801392"/>
                    <w:tag w:val="goog_rdk_24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110777457"/>
                    <w:tag w:val="goog_rdk_24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158467026"/>
                    <w:tag w:val="goog_rdk_24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850364932"/>
        <w:tag w:val="goog_rdk_263"/>
      </w:sdtPr>
      <w:sdtContent>
        <w:p w:rsidR="00000000" w:rsidDel="00000000" w:rsidP="00000000" w:rsidRDefault="00000000" w:rsidRPr="00000000" w14:paraId="000000F9">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011291331"/>
              <w:tag w:val="goog_rdk_250"/>
            </w:sdtPr>
            <w:sdtContent>
              <w:ins w:author="Angie Verónica Carvajal cardona" w:id="0" w:date="2026-05-15T14:09:08Z"/>
              <w:sdt>
                <w:sdtPr>
                  <w:id w:val="-914949088"/>
                  <w:tag w:val="goog_rdk_25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804798089"/>
                    <w:tag w:val="goog_rdk_25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234624483"/>
                    <w:tag w:val="goog_rdk_25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281987525"/>
                    <w:tag w:val="goog_rdk_2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67796986"/>
                    <w:tag w:val="goog_rdk_25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470038741"/>
                    <w:tag w:val="goog_rdk_2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88996206"/>
                    <w:tag w:val="goog_rdk_25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"vw"</w:t>
                    </w:r>
                  </w:sdtContent>
                </w:sdt>
                <w:sdt>
                  <w:sdtPr>
                    <w:id w:val="-621477324"/>
                    <w:tag w:val="goog_rdk_25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718038373"/>
                    <w:tag w:val="goog_rdk_25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vw</w:t>
                    </w:r>
                  </w:sdtContent>
                </w:sdt>
                <w:sdt>
                  <w:sdtPr>
                    <w:id w:val="-1269650871"/>
                    <w:tag w:val="goog_rdk_26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866774877"/>
                    <w:tag w:val="goog_rdk_26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154090601"/>
                    <w:tag w:val="goog_rdk_26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670650896"/>
        <w:tag w:val="goog_rdk_269"/>
      </w:sdtPr>
      <w:sdtContent>
        <w:p w:rsidR="00000000" w:rsidDel="00000000" w:rsidP="00000000" w:rsidRDefault="00000000" w:rsidRPr="00000000" w14:paraId="000000FA">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61291835"/>
              <w:tag w:val="goog_rdk_264"/>
            </w:sdtPr>
            <w:sdtContent>
              <w:ins w:author="Angie Verónica Carvajal cardona" w:id="0" w:date="2026-05-15T14:09:08Z"/>
              <w:sdt>
                <w:sdtPr>
                  <w:id w:val="-1983369676"/>
                  <w:tag w:val="goog_rdk_26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85684725"/>
                    <w:tag w:val="goog_rdk_26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487247464"/>
                    <w:tag w:val="goog_rdk_26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select</w:t>
                    </w:r>
                  </w:sdtContent>
                </w:sdt>
                <w:sdt>
                  <w:sdtPr>
                    <w:id w:val="635257152"/>
                    <w:tag w:val="goog_rdk_26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031939860"/>
        <w:tag w:val="goog_rdk_275"/>
      </w:sdtPr>
      <w:sdtContent>
        <w:p w:rsidR="00000000" w:rsidDel="00000000" w:rsidP="00000000" w:rsidRDefault="00000000" w:rsidRPr="00000000" w14:paraId="000000FB">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775413082"/>
              <w:tag w:val="goog_rdk_270"/>
            </w:sdtPr>
            <w:sdtContent>
              <w:ins w:author="Angie Verónica Carvajal cardona" w:id="0" w:date="2026-05-15T14:09:08Z"/>
              <w:sdt>
                <w:sdtPr>
                  <w:id w:val="461209414"/>
                  <w:tag w:val="goog_rdk_27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62156984"/>
                    <w:tag w:val="goog_rdk_27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52447199"/>
                    <w:tag w:val="goog_rdk_27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267077280"/>
                    <w:tag w:val="goog_rdk_27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272087569"/>
        <w:tag w:val="goog_rdk_278"/>
      </w:sdtPr>
      <w:sdtContent>
        <w:p w:rsidR="00000000" w:rsidDel="00000000" w:rsidP="00000000" w:rsidRDefault="00000000" w:rsidRPr="00000000" w14:paraId="000000F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74653296"/>
              <w:tag w:val="goog_rdk_276"/>
            </w:sdtPr>
            <w:sdtContent>
              <w:ins w:author="Angie Verónica Carvajal cardona" w:id="0" w:date="2026-05-15T14:09:08Z"/>
              <w:sdt>
                <w:sdtPr>
                  <w:id w:val="2118422866"/>
                  <w:tag w:val="goog_rdk_277"/>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758098775"/>
        <w:tag w:val="goog_rdk_292"/>
      </w:sdtPr>
      <w:sdtContent>
        <w:p w:rsidR="00000000" w:rsidDel="00000000" w:rsidP="00000000" w:rsidRDefault="00000000" w:rsidRPr="00000000" w14:paraId="000000FD">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61619605"/>
              <w:tag w:val="goog_rdk_279"/>
            </w:sdtPr>
            <w:sdtContent>
              <w:ins w:author="Angie Verónica Carvajal cardona" w:id="0" w:date="2026-05-15T14:09:08Z"/>
              <w:sdt>
                <w:sdtPr>
                  <w:id w:val="873630109"/>
                  <w:tag w:val="goog_rdk_28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61870332"/>
                    <w:tag w:val="goog_rdk_28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60935045"/>
                    <w:tag w:val="goog_rdk_28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label</w:t>
                    </w:r>
                  </w:sdtContent>
                </w:sdt>
                <w:sdt>
                  <w:sdtPr>
                    <w:id w:val="-1172709165"/>
                    <w:tag w:val="goog_rdk_28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34934272"/>
                    <w:tag w:val="goog_rdk_28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for</w:t>
                    </w:r>
                  </w:sdtContent>
                </w:sdt>
                <w:sdt>
                  <w:sdtPr>
                    <w:id w:val="351101307"/>
                    <w:tag w:val="goog_rdk_28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70648272"/>
                    <w:tag w:val="goog_rdk_28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"height-input"</w:t>
                    </w:r>
                  </w:sdtContent>
                </w:sdt>
                <w:sdt>
                  <w:sdtPr>
                    <w:id w:val="1137720592"/>
                    <w:tag w:val="goog_rdk_28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569040966"/>
                    <w:tag w:val="goog_rdk_28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Alto:</w:t>
                    </w:r>
                  </w:sdtContent>
                </w:sdt>
                <w:sdt>
                  <w:sdtPr>
                    <w:id w:val="1648324955"/>
                    <w:tag w:val="goog_rdk_28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449697510"/>
                    <w:tag w:val="goog_rdk_29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label</w:t>
                    </w:r>
                  </w:sdtContent>
                </w:sdt>
                <w:sdt>
                  <w:sdtPr>
                    <w:id w:val="-163517686"/>
                    <w:tag w:val="goog_rdk_29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508882503"/>
        <w:tag w:val="goog_rdk_302"/>
      </w:sdtPr>
      <w:sdtContent>
        <w:p w:rsidR="00000000" w:rsidDel="00000000" w:rsidP="00000000" w:rsidRDefault="00000000" w:rsidRPr="00000000" w14:paraId="000000FE">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628697569"/>
              <w:tag w:val="goog_rdk_293"/>
            </w:sdtPr>
            <w:sdtContent>
              <w:ins w:author="Angie Verónica Carvajal cardona" w:id="0" w:date="2026-05-15T14:09:08Z"/>
              <w:sdt>
                <w:sdtPr>
                  <w:id w:val="-811056753"/>
                  <w:tag w:val="goog_rdk_29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78997743"/>
                    <w:tag w:val="goog_rdk_29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849991870"/>
                    <w:tag w:val="goog_rdk_29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707593190"/>
                    <w:tag w:val="goog_rdk_29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90164220"/>
                    <w:tag w:val="goog_rdk_29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457140131"/>
                    <w:tag w:val="goog_rdk_2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16792880"/>
                    <w:tag w:val="goog_rdk_30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"input-flex"</w:t>
                    </w:r>
                  </w:sdtContent>
                </w:sdt>
                <w:sdt>
                  <w:sdtPr>
                    <w:id w:val="520954040"/>
                    <w:tag w:val="goog_rdk_30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76043917"/>
        <w:tag w:val="goog_rdk_320"/>
      </w:sdtPr>
      <w:sdtContent>
        <w:p w:rsidR="00000000" w:rsidDel="00000000" w:rsidP="00000000" w:rsidRDefault="00000000" w:rsidRPr="00000000" w14:paraId="000000FF">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369172353"/>
              <w:tag w:val="goog_rdk_303"/>
            </w:sdtPr>
            <w:sdtContent>
              <w:ins w:author="Angie Verónica Carvajal cardona" w:id="0" w:date="2026-05-15T14:09:08Z"/>
              <w:sdt>
                <w:sdtPr>
                  <w:id w:val="-1218955533"/>
                  <w:tag w:val="goog_rdk_30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16493843"/>
                    <w:tag w:val="goog_rdk_30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857924186"/>
                    <w:tag w:val="goog_rdk_30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input</w:t>
                    </w:r>
                  </w:sdtContent>
                </w:sdt>
                <w:sdt>
                  <w:sdtPr>
                    <w:id w:val="-399580680"/>
                    <w:tag w:val="goog_rdk_30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58617823"/>
                    <w:tag w:val="goog_rdk_30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type</w:t>
                    </w:r>
                  </w:sdtContent>
                </w:sdt>
                <w:sdt>
                  <w:sdtPr>
                    <w:id w:val="965955868"/>
                    <w:tag w:val="goog_rdk_30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875150435"/>
                    <w:tag w:val="goog_rdk_31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"number"</w:t>
                    </w:r>
                  </w:sdtContent>
                </w:sdt>
                <w:sdt>
                  <w:sdtPr>
                    <w:id w:val="637015352"/>
                    <w:tag w:val="goog_rdk_31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48150687"/>
                    <w:tag w:val="goog_rdk_31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118729365"/>
                    <w:tag w:val="goog_rdk_3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26863833"/>
                    <w:tag w:val="goog_rdk_31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"height-input"</w:t>
                    </w:r>
                  </w:sdtContent>
                </w:sdt>
                <w:sdt>
                  <w:sdtPr>
                    <w:id w:val="-1043863474"/>
                    <w:tag w:val="goog_rdk_31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21449159"/>
                    <w:tag w:val="goog_rdk_31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842269640"/>
                    <w:tag w:val="goog_rdk_3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64006596"/>
                    <w:tag w:val="goog_rdk_31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"200"</w:t>
                    </w:r>
                  </w:sdtContent>
                </w:sdt>
                <w:sdt>
                  <w:sdtPr>
                    <w:id w:val="2088546335"/>
                    <w:tag w:val="goog_rdk_31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053639998"/>
        <w:tag w:val="goog_rdk_330"/>
      </w:sdtPr>
      <w:sdtContent>
        <w:p w:rsidR="00000000" w:rsidDel="00000000" w:rsidP="00000000" w:rsidRDefault="00000000" w:rsidRPr="00000000" w14:paraId="00000100">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694327506"/>
              <w:tag w:val="goog_rdk_321"/>
            </w:sdtPr>
            <w:sdtContent>
              <w:ins w:author="Angie Verónica Carvajal cardona" w:id="0" w:date="2026-05-15T14:09:08Z"/>
              <w:sdt>
                <w:sdtPr>
                  <w:id w:val="-289481135"/>
                  <w:tag w:val="goog_rdk_32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80499327"/>
                    <w:tag w:val="goog_rdk_32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32345447"/>
                    <w:tag w:val="goog_rdk_32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select</w:t>
                    </w:r>
                  </w:sdtContent>
                </w:sdt>
                <w:sdt>
                  <w:sdtPr>
                    <w:id w:val="680479838"/>
                    <w:tag w:val="goog_rdk_32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23220958"/>
                    <w:tag w:val="goog_rdk_32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1174956866"/>
                    <w:tag w:val="goog_rdk_3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97685239"/>
                    <w:tag w:val="goog_rdk_32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"height-unit"</w:t>
                    </w:r>
                  </w:sdtContent>
                </w:sdt>
                <w:sdt>
                  <w:sdtPr>
                    <w:id w:val="1394348771"/>
                    <w:tag w:val="goog_rdk_32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510510434"/>
        <w:tag w:val="goog_rdk_344"/>
      </w:sdtPr>
      <w:sdtContent>
        <w:p w:rsidR="00000000" w:rsidDel="00000000" w:rsidP="00000000" w:rsidRDefault="00000000" w:rsidRPr="00000000" w14:paraId="00000101">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918514159"/>
              <w:tag w:val="goog_rdk_331"/>
            </w:sdtPr>
            <w:sdtContent>
              <w:ins w:author="Angie Verónica Carvajal cardona" w:id="0" w:date="2026-05-15T14:09:08Z"/>
              <w:sdt>
                <w:sdtPr>
                  <w:id w:val="897675215"/>
                  <w:tag w:val="goog_rdk_33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358815358"/>
                    <w:tag w:val="goog_rdk_33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499110572"/>
                    <w:tag w:val="goog_rdk_33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285088678"/>
                    <w:tag w:val="goog_rdk_3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16795512"/>
                    <w:tag w:val="goog_rdk_33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2063558978"/>
                    <w:tag w:val="goog_rdk_33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36330379"/>
                    <w:tag w:val="goog_rdk_33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"px"</w:t>
                    </w:r>
                  </w:sdtContent>
                </w:sdt>
                <w:sdt>
                  <w:sdtPr>
                    <w:id w:val="-225826049"/>
                    <w:tag w:val="goog_rdk_33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038370422"/>
                    <w:tag w:val="goog_rdk_3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px</w:t>
                    </w:r>
                  </w:sdtContent>
                </w:sdt>
                <w:sdt>
                  <w:sdtPr>
                    <w:id w:val="244131518"/>
                    <w:tag w:val="goog_rdk_34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480782216"/>
                    <w:tag w:val="goog_rdk_34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975705789"/>
                    <w:tag w:val="goog_rdk_34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389542710"/>
        <w:tag w:val="goog_rdk_358"/>
      </w:sdtPr>
      <w:sdtContent>
        <w:p w:rsidR="00000000" w:rsidDel="00000000" w:rsidP="00000000" w:rsidRDefault="00000000" w:rsidRPr="00000000" w14:paraId="00000102">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349420478"/>
              <w:tag w:val="goog_rdk_345"/>
            </w:sdtPr>
            <w:sdtContent>
              <w:ins w:author="Angie Verónica Carvajal cardona" w:id="0" w:date="2026-05-15T14:09:08Z"/>
              <w:sdt>
                <w:sdtPr>
                  <w:id w:val="1652404830"/>
                  <w:tag w:val="goog_rdk_34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719223794"/>
                    <w:tag w:val="goog_rdk_34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81599513"/>
                    <w:tag w:val="goog_rdk_34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401659769"/>
                    <w:tag w:val="goog_rdk_3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53537261"/>
                    <w:tag w:val="goog_rdk_35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410386962"/>
                    <w:tag w:val="goog_rdk_3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21465412"/>
                    <w:tag w:val="goog_rdk_35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"rem"</w:t>
                    </w:r>
                  </w:sdtContent>
                </w:sdt>
                <w:sdt>
                  <w:sdtPr>
                    <w:id w:val="1976132826"/>
                    <w:tag w:val="goog_rdk_35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890635146"/>
                    <w:tag w:val="goog_rdk_3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rem</w:t>
                    </w:r>
                  </w:sdtContent>
                </w:sdt>
                <w:sdt>
                  <w:sdtPr>
                    <w:id w:val="-267405239"/>
                    <w:tag w:val="goog_rdk_35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205848877"/>
                    <w:tag w:val="goog_rdk_35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341636342"/>
                    <w:tag w:val="goog_rdk_35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999091208"/>
        <w:tag w:val="goog_rdk_372"/>
      </w:sdtPr>
      <w:sdtContent>
        <w:p w:rsidR="00000000" w:rsidDel="00000000" w:rsidP="00000000" w:rsidRDefault="00000000" w:rsidRPr="00000000" w14:paraId="00000103">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053877511"/>
              <w:tag w:val="goog_rdk_359"/>
            </w:sdtPr>
            <w:sdtContent>
              <w:ins w:author="Angie Verónica Carvajal cardona" w:id="0" w:date="2026-05-15T14:09:08Z"/>
              <w:sdt>
                <w:sdtPr>
                  <w:id w:val="-1582594749"/>
                  <w:tag w:val="goog_rdk_36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01941749"/>
                    <w:tag w:val="goog_rdk_36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62146550"/>
                    <w:tag w:val="goog_rdk_36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517743018"/>
                    <w:tag w:val="goog_rdk_3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82278742"/>
                    <w:tag w:val="goog_rdk_36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975862439"/>
                    <w:tag w:val="goog_rdk_36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70435666"/>
                    <w:tag w:val="goog_rdk_36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1057682641"/>
                    <w:tag w:val="goog_rdk_36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86824476"/>
                    <w:tag w:val="goog_rdk_3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143718752"/>
                    <w:tag w:val="goog_rdk_36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138432690"/>
                    <w:tag w:val="goog_rdk_37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505590954"/>
                    <w:tag w:val="goog_rdk_37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638405252"/>
        <w:tag w:val="goog_rdk_386"/>
      </w:sdtPr>
      <w:sdtContent>
        <w:p w:rsidR="00000000" w:rsidDel="00000000" w:rsidP="00000000" w:rsidRDefault="00000000" w:rsidRPr="00000000" w14:paraId="00000104">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784885205"/>
              <w:tag w:val="goog_rdk_373"/>
            </w:sdtPr>
            <w:sdtContent>
              <w:ins w:author="Angie Verónica Carvajal cardona" w:id="0" w:date="2026-05-15T14:09:08Z"/>
              <w:sdt>
                <w:sdtPr>
                  <w:id w:val="136967434"/>
                  <w:tag w:val="goog_rdk_37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73625491"/>
                    <w:tag w:val="goog_rdk_37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386699074"/>
                    <w:tag w:val="goog_rdk_37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831701926"/>
                    <w:tag w:val="goog_rdk_3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70461066"/>
                    <w:tag w:val="goog_rdk_37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917686943"/>
                    <w:tag w:val="goog_rdk_37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90773472"/>
                    <w:tag w:val="goog_rdk_38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"vh"</w:t>
                    </w:r>
                  </w:sdtContent>
                </w:sdt>
                <w:sdt>
                  <w:sdtPr>
                    <w:id w:val="530117170"/>
                    <w:tag w:val="goog_rdk_38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681229783"/>
                    <w:tag w:val="goog_rdk_3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vh</w:t>
                    </w:r>
                  </w:sdtContent>
                </w:sdt>
                <w:sdt>
                  <w:sdtPr>
                    <w:id w:val="-1344775702"/>
                    <w:tag w:val="goog_rdk_38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353135816"/>
                    <w:tag w:val="goog_rdk_38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758585685"/>
                    <w:tag w:val="goog_rdk_38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210920167"/>
        <w:tag w:val="goog_rdk_392"/>
      </w:sdtPr>
      <w:sdtContent>
        <w:p w:rsidR="00000000" w:rsidDel="00000000" w:rsidP="00000000" w:rsidRDefault="00000000" w:rsidRPr="00000000" w14:paraId="00000105">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301055626"/>
              <w:tag w:val="goog_rdk_387"/>
            </w:sdtPr>
            <w:sdtContent>
              <w:ins w:author="Angie Verónica Carvajal cardona" w:id="0" w:date="2026-05-15T14:09:08Z"/>
              <w:sdt>
                <w:sdtPr>
                  <w:id w:val="-711798719"/>
                  <w:tag w:val="goog_rdk_38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91331035"/>
                    <w:tag w:val="goog_rdk_38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37609902"/>
                    <w:tag w:val="goog_rdk_39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select</w:t>
                    </w:r>
                  </w:sdtContent>
                </w:sdt>
                <w:sdt>
                  <w:sdtPr>
                    <w:id w:val="394383467"/>
                    <w:tag w:val="goog_rdk_39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457886398"/>
        <w:tag w:val="goog_rdk_398"/>
      </w:sdtPr>
      <w:sdtContent>
        <w:p w:rsidR="00000000" w:rsidDel="00000000" w:rsidP="00000000" w:rsidRDefault="00000000" w:rsidRPr="00000000" w14:paraId="00000106">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581803308"/>
              <w:tag w:val="goog_rdk_393"/>
            </w:sdtPr>
            <w:sdtContent>
              <w:ins w:author="Angie Verónica Carvajal cardona" w:id="0" w:date="2026-05-15T14:09:08Z"/>
              <w:sdt>
                <w:sdtPr>
                  <w:id w:val="-2077182466"/>
                  <w:tag w:val="goog_rdk_39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56156399"/>
                    <w:tag w:val="goog_rdk_39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89874555"/>
                    <w:tag w:val="goog_rdk_39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090517721"/>
                    <w:tag w:val="goog_rdk_39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943157887"/>
        <w:tag w:val="goog_rdk_404"/>
      </w:sdtPr>
      <w:sdtContent>
        <w:p w:rsidR="00000000" w:rsidDel="00000000" w:rsidP="00000000" w:rsidRDefault="00000000" w:rsidRPr="00000000" w14:paraId="00000107">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345204990"/>
              <w:tag w:val="goog_rdk_399"/>
            </w:sdtPr>
            <w:sdtContent>
              <w:ins w:author="Angie Verónica Carvajal cardona" w:id="0" w:date="2026-05-15T14:09:08Z"/>
              <w:sdt>
                <w:sdtPr>
                  <w:id w:val="615102122"/>
                  <w:tag w:val="goog_rdk_40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46899121"/>
                    <w:tag w:val="goog_rdk_40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715805767"/>
                    <w:tag w:val="goog_rdk_40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882553225"/>
                    <w:tag w:val="goog_rdk_40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434550309"/>
        <w:tag w:val="goog_rdk_407"/>
      </w:sdtPr>
      <w:sdtContent>
        <w:p w:rsidR="00000000" w:rsidDel="00000000" w:rsidP="00000000" w:rsidRDefault="00000000" w:rsidRPr="00000000" w14:paraId="0000010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27531558"/>
              <w:tag w:val="goog_rdk_405"/>
            </w:sdtPr>
            <w:sdtContent>
              <w:ins w:author="Angie Verónica Carvajal cardona" w:id="0" w:date="2026-05-15T14:09:08Z"/>
              <w:sdt>
                <w:sdtPr>
                  <w:id w:val="1720058978"/>
                  <w:tag w:val="goog_rdk_406"/>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4043393"/>
        <w:tag w:val="goog_rdk_417"/>
      </w:sdtPr>
      <w:sdtContent>
        <w:p w:rsidR="00000000" w:rsidDel="00000000" w:rsidP="00000000" w:rsidRDefault="00000000" w:rsidRPr="00000000" w14:paraId="00000109">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279227678"/>
              <w:tag w:val="goog_rdk_408"/>
            </w:sdtPr>
            <w:sdtContent>
              <w:ins w:author="Angie Verónica Carvajal cardona" w:id="0" w:date="2026-05-15T14:09:08Z"/>
              <w:sdt>
                <w:sdtPr>
                  <w:id w:val="196809493"/>
                  <w:tag w:val="goog_rdk_40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748633044"/>
                    <w:tag w:val="goog_rdk_41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290090956"/>
                    <w:tag w:val="goog_rdk_41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19775345"/>
                    <w:tag w:val="goog_rdk_41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02526518"/>
                    <w:tag w:val="goog_rdk_41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1596975915"/>
                    <w:tag w:val="goog_rdk_41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81510311"/>
                    <w:tag w:val="goog_rdk_41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"control-group"</w:t>
                    </w:r>
                  </w:sdtContent>
                </w:sdt>
                <w:sdt>
                  <w:sdtPr>
                    <w:id w:val="1980224657"/>
                    <w:tag w:val="goog_rdk_41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472145118"/>
        <w:tag w:val="goog_rdk_427"/>
      </w:sdtPr>
      <w:sdtContent>
        <w:p w:rsidR="00000000" w:rsidDel="00000000" w:rsidP="00000000" w:rsidRDefault="00000000" w:rsidRPr="00000000" w14:paraId="0000010A">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126813089"/>
              <w:tag w:val="goog_rdk_418"/>
            </w:sdtPr>
            <w:sdtContent>
              <w:ins w:author="Angie Verónica Carvajal cardona" w:id="0" w:date="2026-05-15T14:09:08Z"/>
              <w:sdt>
                <w:sdtPr>
                  <w:id w:val="2060441881"/>
                  <w:tag w:val="goog_rdk_41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82126600"/>
                    <w:tag w:val="goog_rdk_42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25250421"/>
                    <w:tag w:val="goog_rdk_42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h3</w:t>
                    </w:r>
                  </w:sdtContent>
                </w:sdt>
                <w:sdt>
                  <w:sdtPr>
                    <w:id w:val="-785333545"/>
                    <w:tag w:val="goog_rdk_42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06683267"/>
                    <w:tag w:val="goog_rdk_4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Color de Fondo</w:t>
                    </w:r>
                  </w:sdtContent>
                </w:sdt>
                <w:sdt>
                  <w:sdtPr>
                    <w:id w:val="1693130717"/>
                    <w:tag w:val="goog_rdk_42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934249421"/>
                    <w:tag w:val="goog_rdk_42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h3</w:t>
                    </w:r>
                  </w:sdtContent>
                </w:sdt>
                <w:sdt>
                  <w:sdtPr>
                    <w:id w:val="1073130084"/>
                    <w:tag w:val="goog_rdk_42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51778571"/>
        <w:tag w:val="goog_rdk_441"/>
      </w:sdtPr>
      <w:sdtContent>
        <w:p w:rsidR="00000000" w:rsidDel="00000000" w:rsidP="00000000" w:rsidRDefault="00000000" w:rsidRPr="00000000" w14:paraId="0000010B">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577262725"/>
              <w:tag w:val="goog_rdk_428"/>
            </w:sdtPr>
            <w:sdtContent>
              <w:ins w:author="Angie Verónica Carvajal cardona" w:id="0" w:date="2026-05-15T14:09:08Z"/>
              <w:sdt>
                <w:sdtPr>
                  <w:id w:val="-2108222584"/>
                  <w:tag w:val="goog_rdk_42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67272247"/>
                    <w:tag w:val="goog_rdk_43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330161960"/>
                    <w:tag w:val="goog_rdk_43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label</w:t>
                    </w:r>
                  </w:sdtContent>
                </w:sdt>
                <w:sdt>
                  <w:sdtPr>
                    <w:id w:val="550113008"/>
                    <w:tag w:val="goog_rdk_43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9384409"/>
                    <w:tag w:val="goog_rdk_43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for</w:t>
                    </w:r>
                  </w:sdtContent>
                </w:sdt>
                <w:sdt>
                  <w:sdtPr>
                    <w:id w:val="-506420793"/>
                    <w:tag w:val="goog_rdk_4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831662388"/>
                    <w:tag w:val="goog_rdk_43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"color-format"</w:t>
                    </w:r>
                  </w:sdtContent>
                </w:sdt>
                <w:sdt>
                  <w:sdtPr>
                    <w:id w:val="-911192693"/>
                    <w:tag w:val="goog_rdk_43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486836456"/>
                    <w:tag w:val="goog_rdk_43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Formato:</w:t>
                    </w:r>
                  </w:sdtContent>
                </w:sdt>
                <w:sdt>
                  <w:sdtPr>
                    <w:id w:val="-64861339"/>
                    <w:tag w:val="goog_rdk_43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95837991"/>
                    <w:tag w:val="goog_rdk_43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label</w:t>
                    </w:r>
                  </w:sdtContent>
                </w:sdt>
                <w:sdt>
                  <w:sdtPr>
                    <w:id w:val="-1891178552"/>
                    <w:tag w:val="goog_rdk_44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499833199"/>
        <w:tag w:val="goog_rdk_451"/>
      </w:sdtPr>
      <w:sdtContent>
        <w:p w:rsidR="00000000" w:rsidDel="00000000" w:rsidP="00000000" w:rsidRDefault="00000000" w:rsidRPr="00000000" w14:paraId="0000010C">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122682636"/>
              <w:tag w:val="goog_rdk_442"/>
            </w:sdtPr>
            <w:sdtContent>
              <w:ins w:author="Angie Verónica Carvajal cardona" w:id="0" w:date="2026-05-15T14:09:08Z"/>
              <w:sdt>
                <w:sdtPr>
                  <w:id w:val="-863041114"/>
                  <w:tag w:val="goog_rdk_44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73534240"/>
                    <w:tag w:val="goog_rdk_44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63215957"/>
                    <w:tag w:val="goog_rdk_44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select</w:t>
                    </w:r>
                  </w:sdtContent>
                </w:sdt>
                <w:sdt>
                  <w:sdtPr>
                    <w:id w:val="1547428280"/>
                    <w:tag w:val="goog_rdk_44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75114276"/>
                    <w:tag w:val="goog_rdk_44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754405634"/>
                    <w:tag w:val="goog_rdk_4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51105276"/>
                    <w:tag w:val="goog_rdk_44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"color-format"</w:t>
                    </w:r>
                  </w:sdtContent>
                </w:sdt>
                <w:sdt>
                  <w:sdtPr>
                    <w:id w:val="425310581"/>
                    <w:tag w:val="goog_rdk_45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925710757"/>
        <w:tag w:val="goog_rdk_465"/>
      </w:sdtPr>
      <w:sdtContent>
        <w:p w:rsidR="00000000" w:rsidDel="00000000" w:rsidP="00000000" w:rsidRDefault="00000000" w:rsidRPr="00000000" w14:paraId="0000010D">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475903082"/>
              <w:tag w:val="goog_rdk_452"/>
            </w:sdtPr>
            <w:sdtContent>
              <w:ins w:author="Angie Verónica Carvajal cardona" w:id="0" w:date="2026-05-15T14:09:08Z"/>
              <w:sdt>
                <w:sdtPr>
                  <w:id w:val="-1493674275"/>
                  <w:tag w:val="goog_rdk_45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19486702"/>
                    <w:tag w:val="goog_rdk_45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735859384"/>
                    <w:tag w:val="goog_rdk_45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30547248"/>
                    <w:tag w:val="goog_rdk_4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94858697"/>
                    <w:tag w:val="goog_rdk_45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356029713"/>
                    <w:tag w:val="goog_rdk_45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67808928"/>
                    <w:tag w:val="goog_rdk_45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"hex"</w:t>
                    </w:r>
                  </w:sdtContent>
                </w:sdt>
                <w:sdt>
                  <w:sdtPr>
                    <w:id w:val="1013444819"/>
                    <w:tag w:val="goog_rdk_46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342228604"/>
                    <w:tag w:val="goog_rdk_4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HEX</w:t>
                    </w:r>
                  </w:sdtContent>
                </w:sdt>
                <w:sdt>
                  <w:sdtPr>
                    <w:id w:val="1033054232"/>
                    <w:tag w:val="goog_rdk_46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866125768"/>
                    <w:tag w:val="goog_rdk_46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557139219"/>
                    <w:tag w:val="goog_rdk_46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744781894"/>
        <w:tag w:val="goog_rdk_479"/>
      </w:sdtPr>
      <w:sdtContent>
        <w:p w:rsidR="00000000" w:rsidDel="00000000" w:rsidP="00000000" w:rsidRDefault="00000000" w:rsidRPr="00000000" w14:paraId="0000010E">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923105063"/>
              <w:tag w:val="goog_rdk_466"/>
            </w:sdtPr>
            <w:sdtContent>
              <w:ins w:author="Angie Verónica Carvajal cardona" w:id="0" w:date="2026-05-15T14:09:08Z"/>
              <w:sdt>
                <w:sdtPr>
                  <w:id w:val="-1616182476"/>
                  <w:tag w:val="goog_rdk_46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790907395"/>
                    <w:tag w:val="goog_rdk_46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590838470"/>
                    <w:tag w:val="goog_rdk_46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116664753"/>
                    <w:tag w:val="goog_rdk_4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67680642"/>
                    <w:tag w:val="goog_rdk_47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819917316"/>
                    <w:tag w:val="goog_rdk_47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0884311"/>
                    <w:tag w:val="goog_rdk_47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"rgb"</w:t>
                    </w:r>
                  </w:sdtContent>
                </w:sdt>
                <w:sdt>
                  <w:sdtPr>
                    <w:id w:val="349777695"/>
                    <w:tag w:val="goog_rdk_47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60753459"/>
                    <w:tag w:val="goog_rdk_4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RGB</w:t>
                    </w:r>
                  </w:sdtContent>
                </w:sdt>
                <w:sdt>
                  <w:sdtPr>
                    <w:id w:val="-1705656191"/>
                    <w:tag w:val="goog_rdk_47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661250863"/>
                    <w:tag w:val="goog_rdk_47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564943401"/>
                    <w:tag w:val="goog_rdk_47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81670120"/>
        <w:tag w:val="goog_rdk_493"/>
      </w:sdtPr>
      <w:sdtContent>
        <w:p w:rsidR="00000000" w:rsidDel="00000000" w:rsidP="00000000" w:rsidRDefault="00000000" w:rsidRPr="00000000" w14:paraId="0000010F">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736644840"/>
              <w:tag w:val="goog_rdk_480"/>
            </w:sdtPr>
            <w:sdtContent>
              <w:ins w:author="Angie Verónica Carvajal cardona" w:id="0" w:date="2026-05-15T14:09:08Z"/>
              <w:sdt>
                <w:sdtPr>
                  <w:id w:val="1321758848"/>
                  <w:tag w:val="goog_rdk_48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41990493"/>
                    <w:tag w:val="goog_rdk_48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85627228"/>
                    <w:tag w:val="goog_rdk_48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393274820"/>
                    <w:tag w:val="goog_rdk_4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98430807"/>
                    <w:tag w:val="goog_rdk_48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830910281"/>
                    <w:tag w:val="goog_rdk_4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563222928"/>
                    <w:tag w:val="goog_rdk_48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"hsl"</w:t>
                    </w:r>
                  </w:sdtContent>
                </w:sdt>
                <w:sdt>
                  <w:sdtPr>
                    <w:id w:val="1675402764"/>
                    <w:tag w:val="goog_rdk_48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200326717"/>
                    <w:tag w:val="goog_rdk_48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HSL</w:t>
                    </w:r>
                  </w:sdtContent>
                </w:sdt>
                <w:sdt>
                  <w:sdtPr>
                    <w:id w:val="-1267695309"/>
                    <w:tag w:val="goog_rdk_49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522973327"/>
                    <w:tag w:val="goog_rdk_49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option</w:t>
                    </w:r>
                  </w:sdtContent>
                </w:sdt>
                <w:sdt>
                  <w:sdtPr>
                    <w:id w:val="-1720369071"/>
                    <w:tag w:val="goog_rdk_49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833176948"/>
        <w:tag w:val="goog_rdk_499"/>
      </w:sdtPr>
      <w:sdtContent>
        <w:p w:rsidR="00000000" w:rsidDel="00000000" w:rsidP="00000000" w:rsidRDefault="00000000" w:rsidRPr="00000000" w14:paraId="00000110">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767295612"/>
              <w:tag w:val="goog_rdk_494"/>
            </w:sdtPr>
            <w:sdtContent>
              <w:ins w:author="Angie Verónica Carvajal cardona" w:id="0" w:date="2026-05-15T14:09:08Z"/>
              <w:sdt>
                <w:sdtPr>
                  <w:id w:val="-1446076755"/>
                  <w:tag w:val="goog_rdk_49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757120771"/>
                    <w:tag w:val="goog_rdk_49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901246776"/>
                    <w:tag w:val="goog_rdk_49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select</w:t>
                    </w:r>
                  </w:sdtContent>
                </w:sdt>
                <w:sdt>
                  <w:sdtPr>
                    <w:id w:val="-914077124"/>
                    <w:tag w:val="goog_rdk_49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87292518"/>
        <w:tag w:val="goog_rdk_502"/>
      </w:sdtPr>
      <w:sdtContent>
        <w:p w:rsidR="00000000" w:rsidDel="00000000" w:rsidP="00000000" w:rsidRDefault="00000000" w:rsidRPr="00000000" w14:paraId="0000011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85173206"/>
              <w:tag w:val="goog_rdk_500"/>
            </w:sdtPr>
            <w:sdtContent>
              <w:ins w:author="Angie Verónica Carvajal cardona" w:id="0" w:date="2026-05-15T14:09:08Z"/>
              <w:sdt>
                <w:sdtPr>
                  <w:id w:val="1579643697"/>
                  <w:tag w:val="goog_rdk_50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Content>
          </w:sdt>
        </w:p>
      </w:sdtContent>
    </w:sdt>
    <w:sdt>
      <w:sdtPr>
        <w:id w:val="1137357044"/>
        <w:tag w:val="goog_rdk_512"/>
      </w:sdtPr>
      <w:sdtContent>
        <w:p w:rsidR="00000000" w:rsidDel="00000000" w:rsidP="00000000" w:rsidRDefault="00000000" w:rsidRPr="00000000" w14:paraId="00000112">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460023795"/>
              <w:tag w:val="goog_rdk_503"/>
            </w:sdtPr>
            <w:sdtContent>
              <w:ins w:author="Angie Verónica Carvajal cardona" w:id="0" w:date="2026-05-15T14:09:08Z"/>
              <w:sdt>
                <w:sdtPr>
                  <w:id w:val="1726054007"/>
                  <w:tag w:val="goog_rdk_50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757705771"/>
                    <w:tag w:val="goog_rdk_50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563258209"/>
                    <w:tag w:val="goog_rdk_50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503008971"/>
                    <w:tag w:val="goog_rdk_50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53749506"/>
                    <w:tag w:val="goog_rdk_50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1628568775"/>
                    <w:tag w:val="goog_rdk_50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671676092"/>
                    <w:tag w:val="goog_rdk_51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"color-inputs"</w:t>
                    </w:r>
                  </w:sdtContent>
                </w:sdt>
                <w:sdt>
                  <w:sdtPr>
                    <w:id w:val="-2003989986"/>
                    <w:tag w:val="goog_rdk_51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609361204"/>
        <w:tag w:val="goog_rdk_516"/>
      </w:sdtPr>
      <w:sdtContent>
        <w:p w:rsidR="00000000" w:rsidDel="00000000" w:rsidP="00000000" w:rsidRDefault="00000000" w:rsidRPr="00000000" w14:paraId="00000113">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699447741"/>
              <w:tag w:val="goog_rdk_513"/>
            </w:sdtPr>
            <w:sdtContent>
              <w:ins w:author="Angie Verónica Carvajal cardona" w:id="0" w:date="2026-05-15T14:09:08Z"/>
              <w:sdt>
                <w:sdtPr>
                  <w:id w:val="2121338186"/>
                  <w:tag w:val="goog_rdk_51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3628989"/>
                    <w:tag w:val="goog_rdk_515"/>
                  </w:sdtPr>
                  <w:sdtContent>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&lt;!-- Se genera dinámicamente con JS --&gt;</w:t>
                    </w:r>
                  </w:sdtContent>
                </w:sdt>
              </w:ins>
            </w:sdtContent>
          </w:sdt>
        </w:p>
      </w:sdtContent>
    </w:sdt>
    <w:sdt>
      <w:sdtPr>
        <w:id w:val="-752785041"/>
        <w:tag w:val="goog_rdk_522"/>
      </w:sdtPr>
      <w:sdtContent>
        <w:p w:rsidR="00000000" w:rsidDel="00000000" w:rsidP="00000000" w:rsidRDefault="00000000" w:rsidRPr="00000000" w14:paraId="00000114">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284110420"/>
              <w:tag w:val="goog_rdk_517"/>
            </w:sdtPr>
            <w:sdtContent>
              <w:ins w:author="Angie Verónica Carvajal cardona" w:id="0" w:date="2026-05-15T14:09:08Z"/>
              <w:sdt>
                <w:sdtPr>
                  <w:id w:val="-641978061"/>
                  <w:tag w:val="goog_rdk_51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79092382"/>
                    <w:tag w:val="goog_rdk_519"/>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544062696"/>
                    <w:tag w:val="goog_rdk_52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234452571"/>
                    <w:tag w:val="goog_rdk_52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93828407"/>
        <w:tag w:val="goog_rdk_528"/>
      </w:sdtPr>
      <w:sdtContent>
        <w:p w:rsidR="00000000" w:rsidDel="00000000" w:rsidP="00000000" w:rsidRDefault="00000000" w:rsidRPr="00000000" w14:paraId="00000115">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37241428"/>
              <w:tag w:val="goog_rdk_523"/>
            </w:sdtPr>
            <w:sdtContent>
              <w:ins w:author="Angie Verónica Carvajal cardona" w:id="0" w:date="2026-05-15T14:09:08Z"/>
              <w:sdt>
                <w:sdtPr>
                  <w:id w:val="-1923303720"/>
                  <w:tag w:val="goog_rdk_52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03112561"/>
                    <w:tag w:val="goog_rdk_525"/>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28656132"/>
                    <w:tag w:val="goog_rdk_52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072702408"/>
                    <w:tag w:val="goog_rdk_527"/>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907528120"/>
        <w:tag w:val="goog_rdk_534"/>
      </w:sdtPr>
      <w:sdtContent>
        <w:p w:rsidR="00000000" w:rsidDel="00000000" w:rsidP="00000000" w:rsidRDefault="00000000" w:rsidRPr="00000000" w14:paraId="00000116">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937587888"/>
              <w:tag w:val="goog_rdk_529"/>
            </w:sdtPr>
            <w:sdtContent>
              <w:ins w:author="Angie Verónica Carvajal cardona" w:id="0" w:date="2026-05-15T14:09:08Z"/>
              <w:sdt>
                <w:sdtPr>
                  <w:id w:val="-274338028"/>
                  <w:tag w:val="goog_rdk_53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02281311"/>
                    <w:tag w:val="goog_rdk_53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815218487"/>
                    <w:tag w:val="goog_rdk_53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section</w:t>
                    </w:r>
                  </w:sdtContent>
                </w:sdt>
                <w:sdt>
                  <w:sdtPr>
                    <w:id w:val="1873719312"/>
                    <w:tag w:val="goog_rdk_533"/>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536286503"/>
        <w:tag w:val="goog_rdk_537"/>
      </w:sdtPr>
      <w:sdtContent>
        <w:p w:rsidR="00000000" w:rsidDel="00000000" w:rsidP="00000000" w:rsidRDefault="00000000" w:rsidRPr="00000000" w14:paraId="0000011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759446136"/>
              <w:tag w:val="goog_rdk_535"/>
            </w:sdtPr>
            <w:sdtContent>
              <w:ins w:author="Angie Verónica Carvajal cardona" w:id="0" w:date="2026-05-15T14:09:08Z"/>
              <w:sdt>
                <w:sdtPr>
                  <w:id w:val="-1291937235"/>
                  <w:tag w:val="goog_rdk_536"/>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806334374"/>
        <w:tag w:val="goog_rdk_541"/>
      </w:sdtPr>
      <w:sdtContent>
        <w:p w:rsidR="00000000" w:rsidDel="00000000" w:rsidP="00000000" w:rsidRDefault="00000000" w:rsidRPr="00000000" w14:paraId="00000118">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1089762436"/>
              <w:tag w:val="goog_rdk_538"/>
            </w:sdtPr>
            <w:sdtContent>
              <w:ins w:author="Angie Verónica Carvajal cardona" w:id="0" w:date="2026-05-15T14:09:08Z"/>
              <w:sdt>
                <w:sdtPr>
                  <w:id w:val="-1725982104"/>
                  <w:tag w:val="goog_rdk_53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81726664"/>
                    <w:tag w:val="goog_rdk_540"/>
                  </w:sdtPr>
                  <w:sdtContent>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&lt;!-- Área de Previsualización --&gt;</w:t>
                    </w:r>
                  </w:sdtContent>
                </w:sdt>
              </w:ins>
            </w:sdtContent>
          </w:sdt>
        </w:p>
      </w:sdtContent>
    </w:sdt>
    <w:sdt>
      <w:sdtPr>
        <w:id w:val="-1231583888"/>
        <w:tag w:val="goog_rdk_551"/>
      </w:sdtPr>
      <w:sdtContent>
        <w:p w:rsidR="00000000" w:rsidDel="00000000" w:rsidP="00000000" w:rsidRDefault="00000000" w:rsidRPr="00000000" w14:paraId="00000119">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160979217"/>
              <w:tag w:val="goog_rdk_542"/>
            </w:sdtPr>
            <w:sdtContent>
              <w:ins w:author="Angie Verónica Carvajal cardona" w:id="0" w:date="2026-05-15T14:09:08Z"/>
              <w:sdt>
                <w:sdtPr>
                  <w:id w:val="773066462"/>
                  <w:tag w:val="goog_rdk_54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067585658"/>
                    <w:tag w:val="goog_rdk_54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32879407"/>
                    <w:tag w:val="goog_rdk_54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section</w:t>
                    </w:r>
                  </w:sdtContent>
                </w:sdt>
                <w:sdt>
                  <w:sdtPr>
                    <w:id w:val="462873583"/>
                    <w:tag w:val="goog_rdk_54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30603750"/>
                    <w:tag w:val="goog_rdk_54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2093760919"/>
                    <w:tag w:val="goog_rdk_5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32145366"/>
                    <w:tag w:val="goog_rdk_54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"preview-area"</w:t>
                    </w:r>
                  </w:sdtContent>
                </w:sdt>
                <w:sdt>
                  <w:sdtPr>
                    <w:id w:val="-46870079"/>
                    <w:tag w:val="goog_rdk_55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386193362"/>
        <w:tag w:val="goog_rdk_565"/>
      </w:sdtPr>
      <w:sdtContent>
        <w:p w:rsidR="00000000" w:rsidDel="00000000" w:rsidP="00000000" w:rsidRDefault="00000000" w:rsidRPr="00000000" w14:paraId="0000011A">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117233681"/>
              <w:tag w:val="goog_rdk_552"/>
            </w:sdtPr>
            <w:sdtContent>
              <w:ins w:author="Angie Verónica Carvajal cardona" w:id="0" w:date="2026-05-15T14:09:08Z"/>
              <w:sdt>
                <w:sdtPr>
                  <w:id w:val="-557546284"/>
                  <w:tag w:val="goog_rdk_55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29007280"/>
                    <w:tag w:val="goog_rdk_55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569473050"/>
                    <w:tag w:val="goog_rdk_55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150077634"/>
                    <w:tag w:val="goog_rdk_5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96259503"/>
                    <w:tag w:val="goog_rdk_55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1043985208"/>
                    <w:tag w:val="goog_rdk_55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42017526"/>
                    <w:tag w:val="goog_rdk_55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"preview-box"</w:t>
                    </w:r>
                  </w:sdtContent>
                </w:sdt>
                <w:sdt>
                  <w:sdtPr>
                    <w:id w:val="-730381152"/>
                    <w:tag w:val="goog_rdk_5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07115853"/>
                    <w:tag w:val="goog_rdk_56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631697710"/>
                    <w:tag w:val="goog_rdk_5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20165086"/>
                    <w:tag w:val="goog_rdk_56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"box"</w:t>
                    </w:r>
                  </w:sdtContent>
                </w:sdt>
                <w:sdt>
                  <w:sdtPr>
                    <w:id w:val="-1427217028"/>
                    <w:tag w:val="goog_rdk_56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515942431"/>
        <w:tag w:val="goog_rdk_579"/>
      </w:sdtPr>
      <w:sdtContent>
        <w:p w:rsidR="00000000" w:rsidDel="00000000" w:rsidP="00000000" w:rsidRDefault="00000000" w:rsidRPr="00000000" w14:paraId="0000011B">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563728244"/>
              <w:tag w:val="goog_rdk_566"/>
            </w:sdtPr>
            <w:sdtContent>
              <w:ins w:author="Angie Verónica Carvajal cardona" w:id="0" w:date="2026-05-15T14:09:08Z"/>
              <w:sdt>
                <w:sdtPr>
                  <w:id w:val="-749215250"/>
                  <w:tag w:val="goog_rdk_56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529342293"/>
                    <w:tag w:val="goog_rdk_56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85801362"/>
                    <w:tag w:val="goog_rdk_56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905595954"/>
                    <w:tag w:val="goog_rdk_5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72261530"/>
                    <w:tag w:val="goog_rdk_57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2021548699"/>
                    <w:tag w:val="goog_rdk_57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87474480"/>
                    <w:tag w:val="goog_rdk_57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"box-label"</w:t>
                    </w:r>
                  </w:sdtContent>
                </w:sdt>
                <w:sdt>
                  <w:sdtPr>
                    <w:id w:val="1998701087"/>
                    <w:tag w:val="goog_rdk_57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104421855"/>
                    <w:tag w:val="goog_rdk_5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Vista Previa</w:t>
                    </w:r>
                  </w:sdtContent>
                </w:sdt>
                <w:sdt>
                  <w:sdtPr>
                    <w:id w:val="97896809"/>
                    <w:tag w:val="goog_rdk_57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746191642"/>
                    <w:tag w:val="goog_rdk_57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1737922264"/>
                    <w:tag w:val="goog_rdk_57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366451086"/>
        <w:tag w:val="goog_rdk_585"/>
      </w:sdtPr>
      <w:sdtContent>
        <w:p w:rsidR="00000000" w:rsidDel="00000000" w:rsidP="00000000" w:rsidRDefault="00000000" w:rsidRPr="00000000" w14:paraId="0000011C">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572211975"/>
              <w:tag w:val="goog_rdk_580"/>
            </w:sdtPr>
            <w:sdtContent>
              <w:ins w:author="Angie Verónica Carvajal cardona" w:id="0" w:date="2026-05-15T14:09:08Z"/>
              <w:sdt>
                <w:sdtPr>
                  <w:id w:val="-207819261"/>
                  <w:tag w:val="goog_rdk_58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644510377"/>
                    <w:tag w:val="goog_rdk_58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77920445"/>
                    <w:tag w:val="goog_rdk_58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400178032"/>
                    <w:tag w:val="goog_rdk_58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663223897"/>
        <w:tag w:val="goog_rdk_595"/>
      </w:sdtPr>
      <w:sdtContent>
        <w:p w:rsidR="00000000" w:rsidDel="00000000" w:rsidP="00000000" w:rsidRDefault="00000000" w:rsidRPr="00000000" w14:paraId="0000011D">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079970703"/>
              <w:tag w:val="goog_rdk_586"/>
            </w:sdtPr>
            <w:sdtContent>
              <w:ins w:author="Angie Verónica Carvajal cardona" w:id="0" w:date="2026-05-15T14:09:08Z"/>
              <w:sdt>
                <w:sdtPr>
                  <w:id w:val="-1382623018"/>
                  <w:tag w:val="goog_rdk_58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74839080"/>
                    <w:tag w:val="goog_rdk_58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16449926"/>
                    <w:tag w:val="goog_rdk_58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064231333"/>
                    <w:tag w:val="goog_rdk_59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94522412"/>
                    <w:tag w:val="goog_rdk_59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class</w:t>
                    </w:r>
                  </w:sdtContent>
                </w:sdt>
                <w:sdt>
                  <w:sdtPr>
                    <w:id w:val="-390726933"/>
                    <w:tag w:val="goog_rdk_5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99148829"/>
                    <w:tag w:val="goog_rdk_59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"code-output"</w:t>
                    </w:r>
                  </w:sdtContent>
                </w:sdt>
                <w:sdt>
                  <w:sdtPr>
                    <w:id w:val="-657076490"/>
                    <w:tag w:val="goog_rdk_59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543950811"/>
        <w:tag w:val="goog_rdk_617"/>
      </w:sdtPr>
      <w:sdtContent>
        <w:p w:rsidR="00000000" w:rsidDel="00000000" w:rsidP="00000000" w:rsidRDefault="00000000" w:rsidRPr="00000000" w14:paraId="0000011E">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69842513"/>
              <w:tag w:val="goog_rdk_596"/>
            </w:sdtPr>
            <w:sdtContent>
              <w:ins w:author="Angie Verónica Carvajal cardona" w:id="0" w:date="2026-05-15T14:09:08Z"/>
              <w:sdt>
                <w:sdtPr>
                  <w:id w:val="1340103508"/>
                  <w:tag w:val="goog_rdk_59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05388572"/>
                    <w:tag w:val="goog_rdk_59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922693745"/>
                    <w:tag w:val="goog_rdk_59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code</w:t>
                    </w:r>
                  </w:sdtContent>
                </w:sdt>
                <w:sdt>
                  <w:sdtPr>
                    <w:id w:val="883210446"/>
                    <w:tag w:val="goog_rdk_60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801140934"/>
                    <w:tag w:val="goog_rdk_60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width: </w:t>
                    </w:r>
                  </w:sdtContent>
                </w:sdt>
                <w:sdt>
                  <w:sdtPr>
                    <w:id w:val="940356699"/>
                    <w:tag w:val="goog_rdk_60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741863216"/>
                    <w:tag w:val="goog_rdk_60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1632362784"/>
                    <w:tag w:val="goog_rdk_6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79884768"/>
                    <w:tag w:val="goog_rdk_60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1920507277"/>
                    <w:tag w:val="goog_rdk_60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78919223"/>
                    <w:tag w:val="goog_rdk_60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"out-width"</w:t>
                    </w:r>
                  </w:sdtContent>
                </w:sdt>
                <w:sdt>
                  <w:sdtPr>
                    <w:id w:val="1431204937"/>
                    <w:tag w:val="goog_rdk_60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558417892"/>
                    <w:tag w:val="goog_rdk_60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300px</w:t>
                    </w:r>
                  </w:sdtContent>
                </w:sdt>
                <w:sdt>
                  <w:sdtPr>
                    <w:id w:val="66798736"/>
                    <w:tag w:val="goog_rdk_61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813117403"/>
                    <w:tag w:val="goog_rdk_61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1629530770"/>
                    <w:tag w:val="goog_rdk_61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30586606"/>
                    <w:tag w:val="goog_rdk_6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6726779"/>
                    <w:tag w:val="goog_rdk_61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541526810"/>
                    <w:tag w:val="goog_rdk_61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code</w:t>
                    </w:r>
                  </w:sdtContent>
                </w:sdt>
                <w:sdt>
                  <w:sdtPr>
                    <w:id w:val="-173365516"/>
                    <w:tag w:val="goog_rdk_61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887693873"/>
        <w:tag w:val="goog_rdk_639"/>
      </w:sdtPr>
      <w:sdtContent>
        <w:p w:rsidR="00000000" w:rsidDel="00000000" w:rsidP="00000000" w:rsidRDefault="00000000" w:rsidRPr="00000000" w14:paraId="0000011F">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550847059"/>
              <w:tag w:val="goog_rdk_618"/>
            </w:sdtPr>
            <w:sdtContent>
              <w:ins w:author="Angie Verónica Carvajal cardona" w:id="0" w:date="2026-05-15T14:09:08Z"/>
              <w:sdt>
                <w:sdtPr>
                  <w:id w:val="-518844803"/>
                  <w:tag w:val="goog_rdk_61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05596808"/>
                    <w:tag w:val="goog_rdk_62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92680141"/>
                    <w:tag w:val="goog_rdk_62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code</w:t>
                    </w:r>
                  </w:sdtContent>
                </w:sdt>
                <w:sdt>
                  <w:sdtPr>
                    <w:id w:val="401248141"/>
                    <w:tag w:val="goog_rdk_62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953544391"/>
                    <w:tag w:val="goog_rdk_6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height: </w:t>
                    </w:r>
                  </w:sdtContent>
                </w:sdt>
                <w:sdt>
                  <w:sdtPr>
                    <w:id w:val="-36546690"/>
                    <w:tag w:val="goog_rdk_62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837007964"/>
                    <w:tag w:val="goog_rdk_62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774226854"/>
                    <w:tag w:val="goog_rdk_62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72628697"/>
                    <w:tag w:val="goog_rdk_62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207940941"/>
                    <w:tag w:val="goog_rdk_6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27841942"/>
                    <w:tag w:val="goog_rdk_62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"out-height"</w:t>
                    </w:r>
                  </w:sdtContent>
                </w:sdt>
                <w:sdt>
                  <w:sdtPr>
                    <w:id w:val="-1632549802"/>
                    <w:tag w:val="goog_rdk_63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46141227"/>
                    <w:tag w:val="goog_rdk_63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200px</w:t>
                    </w:r>
                  </w:sdtContent>
                </w:sdt>
                <w:sdt>
                  <w:sdtPr>
                    <w:id w:val="1535122117"/>
                    <w:tag w:val="goog_rdk_63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345532542"/>
                    <w:tag w:val="goog_rdk_63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1357125619"/>
                    <w:tag w:val="goog_rdk_63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448311391"/>
                    <w:tag w:val="goog_rdk_6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4504656"/>
                    <w:tag w:val="goog_rdk_63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618406460"/>
                    <w:tag w:val="goog_rdk_63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code</w:t>
                    </w:r>
                  </w:sdtContent>
                </w:sdt>
                <w:sdt>
                  <w:sdtPr>
                    <w:id w:val="1567916322"/>
                    <w:tag w:val="goog_rdk_63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284031587"/>
        <w:tag w:val="goog_rdk_661"/>
      </w:sdtPr>
      <w:sdtContent>
        <w:p w:rsidR="00000000" w:rsidDel="00000000" w:rsidP="00000000" w:rsidRDefault="00000000" w:rsidRPr="00000000" w14:paraId="00000120">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491770268"/>
              <w:tag w:val="goog_rdk_640"/>
            </w:sdtPr>
            <w:sdtContent>
              <w:ins w:author="Angie Verónica Carvajal cardona" w:id="0" w:date="2026-05-15T14:09:08Z"/>
              <w:sdt>
                <w:sdtPr>
                  <w:id w:val="-2048462256"/>
                  <w:tag w:val="goog_rdk_64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58530598"/>
                    <w:tag w:val="goog_rdk_64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89550976"/>
                    <w:tag w:val="goog_rdk_64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code</w:t>
                    </w:r>
                  </w:sdtContent>
                </w:sdt>
                <w:sdt>
                  <w:sdtPr>
                    <w:id w:val="1432407979"/>
                    <w:tag w:val="goog_rdk_64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251187456"/>
                    <w:tag w:val="goog_rdk_6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background-color: </w:t>
                    </w:r>
                  </w:sdtContent>
                </w:sdt>
                <w:sdt>
                  <w:sdtPr>
                    <w:id w:val="-495801975"/>
                    <w:tag w:val="goog_rdk_64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655753518"/>
                    <w:tag w:val="goog_rdk_64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1010968265"/>
                    <w:tag w:val="goog_rdk_6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43373218"/>
                    <w:tag w:val="goog_rdk_64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id</w:t>
                    </w:r>
                  </w:sdtContent>
                </w:sdt>
                <w:sdt>
                  <w:sdtPr>
                    <w:id w:val="-2078277463"/>
                    <w:tag w:val="goog_rdk_65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57261246"/>
                    <w:tag w:val="goog_rdk_65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"out-color"</w:t>
                    </w:r>
                  </w:sdtContent>
                </w:sdt>
                <w:sdt>
                  <w:sdtPr>
                    <w:id w:val="-1049294327"/>
                    <w:tag w:val="goog_rdk_65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1308597453"/>
                    <w:tag w:val="goog_rdk_65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#3498db</w:t>
                    </w:r>
                  </w:sdtContent>
                </w:sdt>
                <w:sdt>
                  <w:sdtPr>
                    <w:id w:val="328602560"/>
                    <w:tag w:val="goog_rdk_65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379965480"/>
                    <w:tag w:val="goog_rdk_65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span</w:t>
                    </w:r>
                  </w:sdtContent>
                </w:sdt>
                <w:sdt>
                  <w:sdtPr>
                    <w:id w:val="-1807540928"/>
                    <w:tag w:val="goog_rdk_65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sdt>
                  <w:sdtPr>
                    <w:id w:val="-451161607"/>
                    <w:tag w:val="goog_rdk_65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68347353"/>
                    <w:tag w:val="goog_rdk_65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177607482"/>
                    <w:tag w:val="goog_rdk_65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code</w:t>
                    </w:r>
                  </w:sdtContent>
                </w:sdt>
                <w:sdt>
                  <w:sdtPr>
                    <w:id w:val="-2008322092"/>
                    <w:tag w:val="goog_rdk_66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546000425"/>
        <w:tag w:val="goog_rdk_667"/>
      </w:sdtPr>
      <w:sdtContent>
        <w:p w:rsidR="00000000" w:rsidDel="00000000" w:rsidP="00000000" w:rsidRDefault="00000000" w:rsidRPr="00000000" w14:paraId="00000121">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501358002"/>
              <w:tag w:val="goog_rdk_662"/>
            </w:sdtPr>
            <w:sdtContent>
              <w:ins w:author="Angie Verónica Carvajal cardona" w:id="0" w:date="2026-05-15T14:09:08Z"/>
              <w:sdt>
                <w:sdtPr>
                  <w:id w:val="959736912"/>
                  <w:tag w:val="goog_rdk_66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42438073"/>
                    <w:tag w:val="goog_rdk_66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056064174"/>
                    <w:tag w:val="goog_rdk_66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920180640"/>
                    <w:tag w:val="goog_rdk_66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701029525"/>
        <w:tag w:val="goog_rdk_673"/>
      </w:sdtPr>
      <w:sdtContent>
        <w:p w:rsidR="00000000" w:rsidDel="00000000" w:rsidP="00000000" w:rsidRDefault="00000000" w:rsidRPr="00000000" w14:paraId="00000122">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334106382"/>
              <w:tag w:val="goog_rdk_668"/>
            </w:sdtPr>
            <w:sdtContent>
              <w:ins w:author="Angie Verónica Carvajal cardona" w:id="0" w:date="2026-05-15T14:09:08Z"/>
              <w:sdt>
                <w:sdtPr>
                  <w:id w:val="-1890613155"/>
                  <w:tag w:val="goog_rdk_66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40899606"/>
                    <w:tag w:val="goog_rdk_670"/>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117216966"/>
                    <w:tag w:val="goog_rdk_67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section</w:t>
                    </w:r>
                  </w:sdtContent>
                </w:sdt>
                <w:sdt>
                  <w:sdtPr>
                    <w:id w:val="-1048658740"/>
                    <w:tag w:val="goog_rdk_67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997346658"/>
        <w:tag w:val="goog_rdk_679"/>
      </w:sdtPr>
      <w:sdtContent>
        <w:p w:rsidR="00000000" w:rsidDel="00000000" w:rsidP="00000000" w:rsidRDefault="00000000" w:rsidRPr="00000000" w14:paraId="00000123">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2133498014"/>
              <w:tag w:val="goog_rdk_674"/>
            </w:sdtPr>
            <w:sdtContent>
              <w:ins w:author="Angie Verónica Carvajal cardona" w:id="0" w:date="2026-05-15T14:09:08Z"/>
              <w:sdt>
                <w:sdtPr>
                  <w:id w:val="1878942284"/>
                  <w:tag w:val="goog_rdk_67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248912339"/>
                    <w:tag w:val="goog_rdk_67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79371658"/>
                    <w:tag w:val="goog_rdk_67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1986324784"/>
                    <w:tag w:val="goog_rdk_67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261304010"/>
        <w:tag w:val="goog_rdk_685"/>
      </w:sdtPr>
      <w:sdtContent>
        <w:p w:rsidR="00000000" w:rsidDel="00000000" w:rsidP="00000000" w:rsidRDefault="00000000" w:rsidRPr="00000000" w14:paraId="00000124">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809948590"/>
              <w:tag w:val="goog_rdk_680"/>
            </w:sdtPr>
            <w:sdtContent>
              <w:ins w:author="Angie Verónica Carvajal cardona" w:id="0" w:date="2026-05-15T14:09:08Z"/>
              <w:sdt>
                <w:sdtPr>
                  <w:id w:val="-1155418510"/>
                  <w:tag w:val="goog_rdk_68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15888561"/>
                    <w:tag w:val="goog_rdk_682"/>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2022543860"/>
                    <w:tag w:val="goog_rdk_68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div</w:t>
                    </w:r>
                  </w:sdtContent>
                </w:sdt>
                <w:sdt>
                  <w:sdtPr>
                    <w:id w:val="839598925"/>
                    <w:tag w:val="goog_rdk_68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589912705"/>
        <w:tag w:val="goog_rdk_697"/>
      </w:sdtPr>
      <w:sdtContent>
        <w:p w:rsidR="00000000" w:rsidDel="00000000" w:rsidP="00000000" w:rsidRDefault="00000000" w:rsidRPr="00000000" w14:paraId="00000125">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683924807"/>
              <w:tag w:val="goog_rdk_686"/>
            </w:sdtPr>
            <w:sdtContent>
              <w:ins w:author="Angie Verónica Carvajal cardona" w:id="0" w:date="2026-05-15T14:09:08Z"/>
              <w:sdt>
                <w:sdtPr>
                  <w:id w:val="-853916696"/>
                  <w:tag w:val="goog_rdk_68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71538422"/>
                    <w:tag w:val="goog_rdk_688"/>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sdtContent>
                </w:sdt>
                <w:sdt>
                  <w:sdtPr>
                    <w:id w:val="1017196087"/>
                    <w:tag w:val="goog_rdk_68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script</w:t>
                    </w:r>
                  </w:sdtContent>
                </w:sdt>
                <w:sdt>
                  <w:sdtPr>
                    <w:id w:val="-1750501746"/>
                    <w:tag w:val="goog_rdk_690"/>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 </w:t>
                    </w:r>
                  </w:sdtContent>
                </w:sdt>
                <w:sdt>
                  <w:sdtPr>
                    <w:id w:val="66513263"/>
                    <w:tag w:val="goog_rdk_69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src</w:t>
                    </w:r>
                  </w:sdtContent>
                </w:sdt>
                <w:sdt>
                  <w:sdtPr>
                    <w:id w:val="-29768825"/>
                    <w:tag w:val="goog_rdk_692"/>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726184171"/>
                    <w:tag w:val="goog_rdk_69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"script.js"</w:t>
                    </w:r>
                  </w:sdtContent>
                </w:sdt>
                <w:sdt>
                  <w:sdtPr>
                    <w:id w:val="340045381"/>
                    <w:tag w:val="goog_rdk_694"/>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&gt;&lt;/</w:t>
                    </w:r>
                  </w:sdtContent>
                </w:sdt>
                <w:sdt>
                  <w:sdtPr>
                    <w:id w:val="-641512811"/>
                    <w:tag w:val="goog_rdk_69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script</w:t>
                    </w:r>
                  </w:sdtContent>
                </w:sdt>
                <w:sdt>
                  <w:sdtPr>
                    <w:id w:val="-1862432827"/>
                    <w:tag w:val="goog_rdk_69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158820620"/>
        <w:tag w:val="goog_rdk_702"/>
      </w:sdtPr>
      <w:sdtContent>
        <w:p w:rsidR="00000000" w:rsidDel="00000000" w:rsidP="00000000" w:rsidRDefault="00000000" w:rsidRPr="00000000" w14:paraId="00000126">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90339214"/>
              <w:tag w:val="goog_rdk_698"/>
            </w:sdtPr>
            <w:sdtContent>
              <w:ins w:author="Angie Verónica Carvajal cardona" w:id="0" w:date="2026-05-15T14:09:08Z"/>
              <w:sdt>
                <w:sdtPr>
                  <w:id w:val="-597029282"/>
                  <w:tag w:val="goog_rdk_699"/>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250384885"/>
                    <w:tag w:val="goog_rdk_70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body</w:t>
                    </w:r>
                  </w:sdtContent>
                </w:sdt>
                <w:sdt>
                  <w:sdtPr>
                    <w:id w:val="1230164278"/>
                    <w:tag w:val="goog_rdk_701"/>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520845379"/>
        <w:tag w:val="goog_rdk_707"/>
      </w:sdtPr>
      <w:sdtContent>
        <w:p w:rsidR="00000000" w:rsidDel="00000000" w:rsidP="00000000" w:rsidRDefault="00000000" w:rsidRPr="00000000" w14:paraId="00000127">
          <w:pPr>
            <w:shd w:fill="1f1f1f" w:val="clear"/>
            <w:spacing w:line="325.71428571428567" w:lineRule="auto"/>
            <w:rPr>
              <w:ins w:author="Angie Verónica Carvajal cardona" w:id="0" w:date="2026-05-15T14:09:08Z"/>
              <w:rFonts w:ascii="Courier New" w:cs="Courier New" w:eastAsia="Courier New" w:hAnsi="Courier New"/>
              <w:color w:val="808080"/>
              <w:sz w:val="21"/>
              <w:szCs w:val="21"/>
              <w:rPrChange w:author="Angie Verónica Carvajal cardona" w:id="1" w:date="2026-05-15T14:09:08Z">
                <w:rPr/>
              </w:rPrChange>
            </w:rPr>
          </w:pPr>
          <w:sdt>
            <w:sdtPr>
              <w:id w:val="-1072626718"/>
              <w:tag w:val="goog_rdk_703"/>
            </w:sdtPr>
            <w:sdtContent>
              <w:ins w:author="Angie Verónica Carvajal cardona" w:id="0" w:date="2026-05-15T14:09:08Z"/>
              <w:sdt>
                <w:sdtPr>
                  <w:id w:val="-1675939638"/>
                  <w:tag w:val="goog_rdk_704"/>
                </w:sdtPr>
                <w:sdtContent>
                  <w:ins w:author="Angie Verónica Carvajal cardona" w:id="0" w:date="2026-05-15T14:09:08Z">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&lt;/</w:t>
                    </w:r>
                  </w:ins>
                </w:sdtContent>
              </w:sdt>
              <w:ins w:author="Angie Verónica Carvajal cardona" w:id="0" w:date="2026-05-15T14:09:08Z">
                <w:sdt>
                  <w:sdtPr>
                    <w:id w:val="-1227746574"/>
                    <w:tag w:val="goog_rdk_70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html</w:t>
                    </w:r>
                  </w:sdtContent>
                </w:sdt>
                <w:sdt>
                  <w:sdtPr>
                    <w:id w:val="1372716914"/>
                    <w:tag w:val="goog_rdk_706"/>
                  </w:sdtPr>
                  <w:sdtContent>
                    <w:r w:rsidDel="00000000" w:rsidR="00000000" w:rsidRPr="00000000">
                      <w:rPr>
                        <w:rFonts w:ascii="Courier New" w:cs="Courier New" w:eastAsia="Courier New" w:hAnsi="Courier New"/>
                        <w:color w:val="808080"/>
                        <w:sz w:val="21"/>
                        <w:szCs w:val="21"/>
                        <w:rtl w:val="0"/>
                        <w:rPrChange w:author="Angie Verónica Carvajal cardona" w:id="1" w:date="2026-05-15T14:09:08Z">
                          <w:rPr/>
                        </w:rPrChange>
                      </w:rPr>
                      <w:t xml:space="preserve">&gt;</w:t>
                    </w:r>
                  </w:sdtContent>
                </w:sdt>
              </w:ins>
            </w:sdtContent>
          </w:sdt>
        </w:p>
      </w:sdtContent>
    </w:sdt>
    <w:sdt>
      <w:sdtPr>
        <w:id w:val="1331128028"/>
        <w:tag w:val="goog_rdk_710"/>
      </w:sdtPr>
      <w:sdtContent>
        <w:p w:rsidR="00000000" w:rsidDel="00000000" w:rsidP="00000000" w:rsidRDefault="00000000" w:rsidRPr="00000000" w14:paraId="00000128">
          <w:pPr>
            <w:rPr>
              <w:ins w:author="Angie Verónica Carvajal cardona" w:id="0" w:date="2026-05-15T14:09:08Z"/>
              <w:rPrChange w:author="Angie Verónica Carvajal cardona" w:id="1" w:date="2026-05-15T14:09:08Z">
                <w:rPr/>
              </w:rPrChange>
            </w:rPr>
          </w:pPr>
          <w:sdt>
            <w:sdtPr>
              <w:id w:val="-1440035127"/>
              <w:tag w:val="goog_rdk_708"/>
            </w:sdtPr>
            <w:sdtContent>
              <w:ins w:author="Angie Verónica Carvajal cardona" w:id="0" w:date="2026-05-15T14:09:08Z"/>
              <w:sdt>
                <w:sdtPr>
                  <w:id w:val="-1447294295"/>
                  <w:tag w:val="goog_rdk_709"/>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357384050"/>
        <w:tag w:val="goog_rdk_713"/>
      </w:sdtPr>
      <w:sdtContent>
        <w:p w:rsidR="00000000" w:rsidDel="00000000" w:rsidP="00000000" w:rsidRDefault="00000000" w:rsidRPr="00000000" w14:paraId="00000129">
          <w:pPr>
            <w:rPr>
              <w:ins w:author="Angie Verónica Carvajal cardona" w:id="0" w:date="2026-05-15T14:09:08Z"/>
              <w:rPrChange w:author="Angie Verónica Carvajal cardona" w:id="1" w:date="2026-05-15T14:09:08Z">
                <w:rPr/>
              </w:rPrChange>
            </w:rPr>
          </w:pPr>
          <w:sdt>
            <w:sdtPr>
              <w:id w:val="1179624458"/>
              <w:tag w:val="goog_rdk_711"/>
            </w:sdtPr>
            <w:sdtContent>
              <w:ins w:author="Angie Verónica Carvajal cardona" w:id="0" w:date="2026-05-15T14:09:08Z"/>
              <w:sdt>
                <w:sdtPr>
                  <w:id w:val="-60772586"/>
                  <w:tag w:val="goog_rdk_712"/>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601948905"/>
        <w:tag w:val="goog_rdk_716"/>
      </w:sdtPr>
      <w:sdtContent>
        <w:p w:rsidR="00000000" w:rsidDel="00000000" w:rsidP="00000000" w:rsidRDefault="00000000" w:rsidRPr="00000000" w14:paraId="0000012A">
          <w:pPr>
            <w:rPr>
              <w:ins w:author="Angie Verónica Carvajal cardona" w:id="0" w:date="2026-05-15T14:09:08Z"/>
              <w:rPrChange w:author="Angie Verónica Carvajal cardona" w:id="1" w:date="2026-05-15T14:09:08Z">
                <w:rPr/>
              </w:rPrChange>
            </w:rPr>
          </w:pPr>
          <w:sdt>
            <w:sdtPr>
              <w:id w:val="-1432250459"/>
              <w:tag w:val="goog_rdk_714"/>
            </w:sdtPr>
            <w:sdtContent>
              <w:ins w:author="Angie Verónica Carvajal cardona" w:id="0" w:date="2026-05-15T14:09:08Z"/>
              <w:sdt>
                <w:sdtPr>
                  <w:id w:val="-136770957"/>
                  <w:tag w:val="goog_rdk_715"/>
                </w:sdtPr>
                <w:sdtContent>
                  <w:ins w:author="Angie Verónica Carvajal cardona" w:id="0" w:date="2026-05-15T14:09:08Z">
                    <w:r w:rsidDel="00000000" w:rsidR="00000000" w:rsidRPr="00000000">
                      <w:rPr>
                        <w:rtl w:val="0"/>
                        <w:rPrChange w:author="Angie Verónica Carvajal cardona" w:id="1" w:date="2026-05-15T14:09:08Z">
                          <w:rPr/>
                        </w:rPrChange>
                      </w:rPr>
                      <w:t xml:space="preserve">Script</w:t>
                    </w:r>
                  </w:ins>
                </w:sdtContent>
              </w:sdt>
              <w:ins w:author="Angie Verónica Carvajal cardona" w:id="0" w:date="2026-05-15T14:09:08Z"/>
            </w:sdtContent>
          </w:sdt>
        </w:p>
      </w:sdtContent>
    </w:sdt>
    <w:sdt>
      <w:sdtPr>
        <w:id w:val="1039335781"/>
        <w:tag w:val="goog_rdk_730"/>
      </w:sdtPr>
      <w:sdtContent>
        <w:p w:rsidR="00000000" w:rsidDel="00000000" w:rsidP="00000000" w:rsidRDefault="00000000" w:rsidRPr="00000000" w14:paraId="0000012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30943741"/>
              <w:tag w:val="goog_rdk_717"/>
            </w:sdtPr>
            <w:sdtContent>
              <w:ins w:author="Angie Verónica Carvajal cardona" w:id="0" w:date="2026-05-15T14:09:08Z"/>
              <w:sdt>
                <w:sdtPr>
                  <w:id w:val="-1287663358"/>
                  <w:tag w:val="goog_rdk_718"/>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ins>
                </w:sdtContent>
              </w:sdt>
              <w:ins w:author="Angie Verónica Carvajal cardona" w:id="0" w:date="2026-05-15T14:09:08Z">
                <w:sdt>
                  <w:sdtPr>
                    <w:id w:val="1689819288"/>
                    <w:tag w:val="goog_rdk_7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4890399"/>
                    <w:tag w:val="goog_rdk_720"/>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previewBox</w:t>
                    </w:r>
                  </w:sdtContent>
                </w:sdt>
                <w:sdt>
                  <w:sdtPr>
                    <w:id w:val="-1042089732"/>
                    <w:tag w:val="goog_rdk_7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02351405"/>
                    <w:tag w:val="goog_rdk_722"/>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895603522"/>
                    <w:tag w:val="goog_rdk_7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35795824"/>
                    <w:tag w:val="goog_rdk_72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431847612"/>
                    <w:tag w:val="goog_rdk_72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548680175"/>
                    <w:tag w:val="goog_rdk_726"/>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907725916"/>
                    <w:tag w:val="goog_rdk_7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68435737"/>
                    <w:tag w:val="goog_rdk_72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'preview-box'</w:t>
                    </w:r>
                  </w:sdtContent>
                </w:sdt>
                <w:sdt>
                  <w:sdtPr>
                    <w:id w:val="1552016090"/>
                    <w:tag w:val="goog_rdk_72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708175"/>
        <w:tag w:val="goog_rdk_744"/>
      </w:sdtPr>
      <w:sdtContent>
        <w:p w:rsidR="00000000" w:rsidDel="00000000" w:rsidP="00000000" w:rsidRDefault="00000000" w:rsidRPr="00000000" w14:paraId="0000012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15076562"/>
              <w:tag w:val="goog_rdk_731"/>
            </w:sdtPr>
            <w:sdtContent>
              <w:ins w:author="Angie Verónica Carvajal cardona" w:id="0" w:date="2026-05-15T14:09:08Z"/>
              <w:sdt>
                <w:sdtPr>
                  <w:id w:val="-467964290"/>
                  <w:tag w:val="goog_rdk_732"/>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ins>
                </w:sdtContent>
              </w:sdt>
              <w:ins w:author="Angie Verónica Carvajal cardona" w:id="0" w:date="2026-05-15T14:09:08Z">
                <w:sdt>
                  <w:sdtPr>
                    <w:id w:val="-1612766696"/>
                    <w:tag w:val="goog_rdk_73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45456915"/>
                    <w:tag w:val="goog_rdk_73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inputs</w:t>
                    </w:r>
                  </w:sdtContent>
                </w:sdt>
                <w:sdt>
                  <w:sdtPr>
                    <w:id w:val="-1439873937"/>
                    <w:tag w:val="goog_rdk_7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16458708"/>
                    <w:tag w:val="goog_rdk_736"/>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2076189018"/>
                    <w:tag w:val="goog_rdk_73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20815879"/>
                    <w:tag w:val="goog_rdk_73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824305103"/>
                    <w:tag w:val="goog_rdk_73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81944106"/>
                    <w:tag w:val="goog_rdk_74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querySelectorAll</w:t>
                    </w:r>
                  </w:sdtContent>
                </w:sdt>
                <w:sdt>
                  <w:sdtPr>
                    <w:id w:val="77828248"/>
                    <w:tag w:val="goog_rdk_74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61788659"/>
                    <w:tag w:val="goog_rdk_74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'input, select'</w:t>
                    </w:r>
                  </w:sdtContent>
                </w:sdt>
                <w:sdt>
                  <w:sdtPr>
                    <w:id w:val="-1981415229"/>
                    <w:tag w:val="goog_rdk_74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16591443"/>
        <w:tag w:val="goog_rdk_747"/>
      </w:sdtPr>
      <w:sdtContent>
        <w:p w:rsidR="00000000" w:rsidDel="00000000" w:rsidP="00000000" w:rsidRDefault="00000000" w:rsidRPr="00000000" w14:paraId="0000012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76276597"/>
              <w:tag w:val="goog_rdk_745"/>
            </w:sdtPr>
            <w:sdtContent>
              <w:ins w:author="Angie Verónica Carvajal cardona" w:id="0" w:date="2026-05-15T14:09:08Z"/>
              <w:sdt>
                <w:sdtPr>
                  <w:id w:val="-800990464"/>
                  <w:tag w:val="goog_rdk_746"/>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78408109"/>
        <w:tag w:val="goog_rdk_750"/>
      </w:sdtPr>
      <w:sdtContent>
        <w:p w:rsidR="00000000" w:rsidDel="00000000" w:rsidP="00000000" w:rsidRDefault="00000000" w:rsidRPr="00000000" w14:paraId="0000012E">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456589061"/>
              <w:tag w:val="goog_rdk_748"/>
            </w:sdtPr>
            <w:sdtContent>
              <w:ins w:author="Angie Verónica Carvajal cardona" w:id="0" w:date="2026-05-15T14:09:08Z"/>
              <w:sdt>
                <w:sdtPr>
                  <w:id w:val="-1561214134"/>
                  <w:tag w:val="goog_rdk_749"/>
                </w:sdtPr>
                <w:sdtContent>
                  <w:ins w:author="Angie Verónica Carvajal cardona" w:id="0" w:date="2026-05-15T14:09:08Z">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 Elementos de salida de texto</w:t>
                    </w:r>
                  </w:ins>
                </w:sdtContent>
              </w:sdt>
              <w:ins w:author="Angie Verónica Carvajal cardona" w:id="0" w:date="2026-05-15T14:09:08Z"/>
            </w:sdtContent>
          </w:sdt>
        </w:p>
      </w:sdtContent>
    </w:sdt>
    <w:sdt>
      <w:sdtPr>
        <w:id w:val="773618031"/>
        <w:tag w:val="goog_rdk_764"/>
      </w:sdtPr>
      <w:sdtContent>
        <w:p w:rsidR="00000000" w:rsidDel="00000000" w:rsidP="00000000" w:rsidRDefault="00000000" w:rsidRPr="00000000" w14:paraId="0000012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01174683"/>
              <w:tag w:val="goog_rdk_751"/>
            </w:sdtPr>
            <w:sdtContent>
              <w:ins w:author="Angie Verónica Carvajal cardona" w:id="0" w:date="2026-05-15T14:09:08Z"/>
              <w:sdt>
                <w:sdtPr>
                  <w:id w:val="-1017713570"/>
                  <w:tag w:val="goog_rdk_752"/>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ins>
                </w:sdtContent>
              </w:sdt>
              <w:ins w:author="Angie Verónica Carvajal cardona" w:id="0" w:date="2026-05-15T14:09:08Z">
                <w:sdt>
                  <w:sdtPr>
                    <w:id w:val="-1234207855"/>
                    <w:tag w:val="goog_rdk_75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70387574"/>
                    <w:tag w:val="goog_rdk_75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outWidth</w:t>
                    </w:r>
                  </w:sdtContent>
                </w:sdt>
                <w:sdt>
                  <w:sdtPr>
                    <w:id w:val="-464283459"/>
                    <w:tag w:val="goog_rdk_75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45752523"/>
                    <w:tag w:val="goog_rdk_756"/>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425076916"/>
                    <w:tag w:val="goog_rdk_75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7886619"/>
                    <w:tag w:val="goog_rdk_75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978186614"/>
                    <w:tag w:val="goog_rdk_75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22347090"/>
                    <w:tag w:val="goog_rdk_76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838543565"/>
                    <w:tag w:val="goog_rdk_7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23691742"/>
                    <w:tag w:val="goog_rdk_76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'out-width'</w:t>
                    </w:r>
                  </w:sdtContent>
                </w:sdt>
                <w:sdt>
                  <w:sdtPr>
                    <w:id w:val="219624460"/>
                    <w:tag w:val="goog_rdk_7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791270204"/>
        <w:tag w:val="goog_rdk_778"/>
      </w:sdtPr>
      <w:sdtContent>
        <w:p w:rsidR="00000000" w:rsidDel="00000000" w:rsidP="00000000" w:rsidRDefault="00000000" w:rsidRPr="00000000" w14:paraId="0000013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9359403"/>
              <w:tag w:val="goog_rdk_765"/>
            </w:sdtPr>
            <w:sdtContent>
              <w:ins w:author="Angie Verónica Carvajal cardona" w:id="0" w:date="2026-05-15T14:09:08Z"/>
              <w:sdt>
                <w:sdtPr>
                  <w:id w:val="711538030"/>
                  <w:tag w:val="goog_rdk_766"/>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ins>
                </w:sdtContent>
              </w:sdt>
              <w:ins w:author="Angie Verónica Carvajal cardona" w:id="0" w:date="2026-05-15T14:09:08Z">
                <w:sdt>
                  <w:sdtPr>
                    <w:id w:val="688725560"/>
                    <w:tag w:val="goog_rdk_76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57132479"/>
                    <w:tag w:val="goog_rdk_768"/>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outHeight</w:t>
                    </w:r>
                  </w:sdtContent>
                </w:sdt>
                <w:sdt>
                  <w:sdtPr>
                    <w:id w:val="1202118661"/>
                    <w:tag w:val="goog_rdk_76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81669888"/>
                    <w:tag w:val="goog_rdk_770"/>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926285962"/>
                    <w:tag w:val="goog_rdk_77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26956945"/>
                    <w:tag w:val="goog_rdk_77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542114783"/>
                    <w:tag w:val="goog_rdk_77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08511056"/>
                    <w:tag w:val="goog_rdk_774"/>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898138341"/>
                    <w:tag w:val="goog_rdk_7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74382281"/>
                    <w:tag w:val="goog_rdk_77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'out-height'</w:t>
                    </w:r>
                  </w:sdtContent>
                </w:sdt>
                <w:sdt>
                  <w:sdtPr>
                    <w:id w:val="-1744783154"/>
                    <w:tag w:val="goog_rdk_7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018575252"/>
        <w:tag w:val="goog_rdk_792"/>
      </w:sdtPr>
      <w:sdtContent>
        <w:p w:rsidR="00000000" w:rsidDel="00000000" w:rsidP="00000000" w:rsidRDefault="00000000" w:rsidRPr="00000000" w14:paraId="0000013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161478090"/>
              <w:tag w:val="goog_rdk_779"/>
            </w:sdtPr>
            <w:sdtContent>
              <w:ins w:author="Angie Verónica Carvajal cardona" w:id="0" w:date="2026-05-15T14:09:08Z"/>
              <w:sdt>
                <w:sdtPr>
                  <w:id w:val="1067349446"/>
                  <w:tag w:val="goog_rdk_780"/>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ins>
                </w:sdtContent>
              </w:sdt>
              <w:ins w:author="Angie Verónica Carvajal cardona" w:id="0" w:date="2026-05-15T14:09:08Z">
                <w:sdt>
                  <w:sdtPr>
                    <w:id w:val="1723369568"/>
                    <w:tag w:val="goog_rdk_78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00889356"/>
                    <w:tag w:val="goog_rdk_782"/>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outColor</w:t>
                    </w:r>
                  </w:sdtContent>
                </w:sdt>
                <w:sdt>
                  <w:sdtPr>
                    <w:id w:val="-1382953896"/>
                    <w:tag w:val="goog_rdk_78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03407505"/>
                    <w:tag w:val="goog_rdk_784"/>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839503281"/>
                    <w:tag w:val="goog_rdk_78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0051186"/>
                    <w:tag w:val="goog_rdk_78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556348359"/>
                    <w:tag w:val="goog_rdk_78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262460738"/>
                    <w:tag w:val="goog_rdk_788"/>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90914154"/>
                    <w:tag w:val="goog_rdk_78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281675217"/>
                    <w:tag w:val="goog_rdk_79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'out-color'</w:t>
                    </w:r>
                  </w:sdtContent>
                </w:sdt>
                <w:sdt>
                  <w:sdtPr>
                    <w:id w:val="18166910"/>
                    <w:tag w:val="goog_rdk_79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95096162"/>
        <w:tag w:val="goog_rdk_795"/>
      </w:sdtPr>
      <w:sdtContent>
        <w:p w:rsidR="00000000" w:rsidDel="00000000" w:rsidP="00000000" w:rsidRDefault="00000000" w:rsidRPr="00000000" w14:paraId="0000013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70768315"/>
              <w:tag w:val="goog_rdk_793"/>
            </w:sdtPr>
            <w:sdtContent>
              <w:ins w:author="Angie Verónica Carvajal cardona" w:id="0" w:date="2026-05-15T14:09:08Z"/>
              <w:sdt>
                <w:sdtPr>
                  <w:id w:val="-45296913"/>
                  <w:tag w:val="goog_rdk_794"/>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996756515"/>
        <w:tag w:val="goog_rdk_801"/>
      </w:sdtPr>
      <w:sdtContent>
        <w:p w:rsidR="00000000" w:rsidDel="00000000" w:rsidP="00000000" w:rsidRDefault="00000000" w:rsidRPr="00000000" w14:paraId="0000013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00747355"/>
              <w:tag w:val="goog_rdk_796"/>
            </w:sdtPr>
            <w:sdtContent>
              <w:ins w:author="Angie Verónica Carvajal cardona" w:id="0" w:date="2026-05-15T14:09:08Z"/>
              <w:sdt>
                <w:sdtPr>
                  <w:id w:val="91459196"/>
                  <w:tag w:val="goog_rdk_797"/>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function</w:t>
                    </w:r>
                  </w:ins>
                </w:sdtContent>
              </w:sdt>
              <w:ins w:author="Angie Verónica Carvajal cardona" w:id="0" w:date="2026-05-15T14:09:08Z">
                <w:sdt>
                  <w:sdtPr>
                    <w:id w:val="-1462712472"/>
                    <w:tag w:val="goog_rdk_79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85974208"/>
                    <w:tag w:val="goog_rdk_79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updatePreview</w:t>
                    </w:r>
                  </w:sdtContent>
                </w:sdt>
                <w:sdt>
                  <w:sdtPr>
                    <w:id w:val="-440409141"/>
                    <w:tag w:val="goog_rdk_80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527412079"/>
        <w:tag w:val="goog_rdk_805"/>
      </w:sdtPr>
      <w:sdtContent>
        <w:p w:rsidR="00000000" w:rsidDel="00000000" w:rsidP="00000000" w:rsidRDefault="00000000" w:rsidRPr="00000000" w14:paraId="00000134">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899497279"/>
              <w:tag w:val="goog_rdk_802"/>
            </w:sdtPr>
            <w:sdtContent>
              <w:ins w:author="Angie Verónica Carvajal cardona" w:id="0" w:date="2026-05-15T14:09:08Z"/>
              <w:sdt>
                <w:sdtPr>
                  <w:id w:val="-1509854973"/>
                  <w:tag w:val="goog_rdk_80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27911072"/>
                    <w:tag w:val="goog_rdk_804"/>
                  </w:sdtPr>
                  <w:sdtContent>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 1. Manejar Dimensiones</w:t>
                    </w:r>
                  </w:sdtContent>
                </w:sdt>
              </w:ins>
            </w:sdtContent>
          </w:sdt>
        </w:p>
      </w:sdtContent>
    </w:sdt>
    <w:sdt>
      <w:sdtPr>
        <w:id w:val="971604895"/>
        <w:tag w:val="goog_rdk_822"/>
      </w:sdtPr>
      <w:sdtContent>
        <w:p w:rsidR="00000000" w:rsidDel="00000000" w:rsidP="00000000" w:rsidRDefault="00000000" w:rsidRPr="00000000" w14:paraId="0000013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69031118"/>
              <w:tag w:val="goog_rdk_806"/>
            </w:sdtPr>
            <w:sdtContent>
              <w:ins w:author="Angie Verónica Carvajal cardona" w:id="0" w:date="2026-05-15T14:09:08Z"/>
              <w:sdt>
                <w:sdtPr>
                  <w:id w:val="-942934305"/>
                  <w:tag w:val="goog_rdk_80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36155029"/>
                    <w:tag w:val="goog_rdk_80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541925454"/>
                    <w:tag w:val="goog_rdk_80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78428670"/>
                    <w:tag w:val="goog_rdk_810"/>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wVal</w:t>
                    </w:r>
                  </w:sdtContent>
                </w:sdt>
                <w:sdt>
                  <w:sdtPr>
                    <w:id w:val="-1360703112"/>
                    <w:tag w:val="goog_rdk_81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38091731"/>
                    <w:tag w:val="goog_rdk_812"/>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556356045"/>
                    <w:tag w:val="goog_rdk_8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40936406"/>
                    <w:tag w:val="goog_rdk_81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018678314"/>
                    <w:tag w:val="goog_rdk_81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852993893"/>
                    <w:tag w:val="goog_rdk_816"/>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113089086"/>
                    <w:tag w:val="goog_rdk_8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513707317"/>
                    <w:tag w:val="goog_rdk_81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'width-input'</w:t>
                    </w:r>
                  </w:sdtContent>
                </w:sdt>
                <w:sdt>
                  <w:sdtPr>
                    <w:id w:val="808234353"/>
                    <w:tag w:val="goog_rdk_8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0882046"/>
                    <w:tag w:val="goog_rdk_82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2046352962"/>
                    <w:tag w:val="goog_rdk_8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048287998"/>
        <w:tag w:val="goog_rdk_839"/>
      </w:sdtPr>
      <w:sdtContent>
        <w:p w:rsidR="00000000" w:rsidDel="00000000" w:rsidP="00000000" w:rsidRDefault="00000000" w:rsidRPr="00000000" w14:paraId="0000013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26434424"/>
              <w:tag w:val="goog_rdk_823"/>
            </w:sdtPr>
            <w:sdtContent>
              <w:ins w:author="Angie Verónica Carvajal cardona" w:id="0" w:date="2026-05-15T14:09:08Z"/>
              <w:sdt>
                <w:sdtPr>
                  <w:id w:val="1303282176"/>
                  <w:tag w:val="goog_rdk_82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82128136"/>
                    <w:tag w:val="goog_rdk_82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466204689"/>
                    <w:tag w:val="goog_rdk_82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72869167"/>
                    <w:tag w:val="goog_rdk_82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wUnit</w:t>
                    </w:r>
                  </w:sdtContent>
                </w:sdt>
                <w:sdt>
                  <w:sdtPr>
                    <w:id w:val="-1250885545"/>
                    <w:tag w:val="goog_rdk_8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8252613"/>
                    <w:tag w:val="goog_rdk_829"/>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315496500"/>
                    <w:tag w:val="goog_rdk_83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32424398"/>
                    <w:tag w:val="goog_rdk_83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595614421"/>
                    <w:tag w:val="goog_rdk_83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00508816"/>
                    <w:tag w:val="goog_rdk_833"/>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238925761"/>
                    <w:tag w:val="goog_rdk_8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61090679"/>
                    <w:tag w:val="goog_rdk_83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'width-unit'</w:t>
                    </w:r>
                  </w:sdtContent>
                </w:sdt>
                <w:sdt>
                  <w:sdtPr>
                    <w:id w:val="-1525269620"/>
                    <w:tag w:val="goog_rdk_8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16259297"/>
                    <w:tag w:val="goog_rdk_83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836180756"/>
                    <w:tag w:val="goog_rdk_83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56125841"/>
        <w:tag w:val="goog_rdk_856"/>
      </w:sdtPr>
      <w:sdtContent>
        <w:p w:rsidR="00000000" w:rsidDel="00000000" w:rsidP="00000000" w:rsidRDefault="00000000" w:rsidRPr="00000000" w14:paraId="0000013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916629675"/>
              <w:tag w:val="goog_rdk_840"/>
            </w:sdtPr>
            <w:sdtContent>
              <w:ins w:author="Angie Verónica Carvajal cardona" w:id="0" w:date="2026-05-15T14:09:08Z"/>
              <w:sdt>
                <w:sdtPr>
                  <w:id w:val="443490631"/>
                  <w:tag w:val="goog_rdk_84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27606656"/>
                    <w:tag w:val="goog_rdk_84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860048066"/>
                    <w:tag w:val="goog_rdk_84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04910592"/>
                    <w:tag w:val="goog_rdk_84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hVal</w:t>
                    </w:r>
                  </w:sdtContent>
                </w:sdt>
                <w:sdt>
                  <w:sdtPr>
                    <w:id w:val="-2064355763"/>
                    <w:tag w:val="goog_rdk_8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85036190"/>
                    <w:tag w:val="goog_rdk_846"/>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74797843"/>
                    <w:tag w:val="goog_rdk_8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21241910"/>
                    <w:tag w:val="goog_rdk_84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338288449"/>
                    <w:tag w:val="goog_rdk_8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210653478"/>
                    <w:tag w:val="goog_rdk_85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630235452"/>
                    <w:tag w:val="goog_rdk_8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684500674"/>
                    <w:tag w:val="goog_rdk_85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'height-input'</w:t>
                    </w:r>
                  </w:sdtContent>
                </w:sdt>
                <w:sdt>
                  <w:sdtPr>
                    <w:id w:val="2063178383"/>
                    <w:tag w:val="goog_rdk_85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47892028"/>
                    <w:tag w:val="goog_rdk_85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072837934"/>
                    <w:tag w:val="goog_rdk_85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98218263"/>
        <w:tag w:val="goog_rdk_873"/>
      </w:sdtPr>
      <w:sdtContent>
        <w:p w:rsidR="00000000" w:rsidDel="00000000" w:rsidP="00000000" w:rsidRDefault="00000000" w:rsidRPr="00000000" w14:paraId="0000013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95648012"/>
              <w:tag w:val="goog_rdk_857"/>
            </w:sdtPr>
            <w:sdtContent>
              <w:ins w:author="Angie Verónica Carvajal cardona" w:id="0" w:date="2026-05-15T14:09:08Z"/>
              <w:sdt>
                <w:sdtPr>
                  <w:id w:val="-1564620747"/>
                  <w:tag w:val="goog_rdk_85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252342469"/>
                    <w:tag w:val="goog_rdk_85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2144698216"/>
                    <w:tag w:val="goog_rdk_8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64766761"/>
                    <w:tag w:val="goog_rdk_861"/>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hUnit</w:t>
                    </w:r>
                  </w:sdtContent>
                </w:sdt>
                <w:sdt>
                  <w:sdtPr>
                    <w:id w:val="-1964487295"/>
                    <w:tag w:val="goog_rdk_8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00653599"/>
                    <w:tag w:val="goog_rdk_863"/>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677422715"/>
                    <w:tag w:val="goog_rdk_86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89079850"/>
                    <w:tag w:val="goog_rdk_86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203287966"/>
                    <w:tag w:val="goog_rdk_86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65967384"/>
                    <w:tag w:val="goog_rdk_867"/>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638844199"/>
                    <w:tag w:val="goog_rdk_8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62689625"/>
                    <w:tag w:val="goog_rdk_86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'height-unit'</w:t>
                    </w:r>
                  </w:sdtContent>
                </w:sdt>
                <w:sdt>
                  <w:sdtPr>
                    <w:id w:val="1970732266"/>
                    <w:tag w:val="goog_rdk_8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15486868"/>
                    <w:tag w:val="goog_rdk_87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667053071"/>
                    <w:tag w:val="goog_rdk_87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035981980"/>
        <w:tag w:val="goog_rdk_876"/>
      </w:sdtPr>
      <w:sdtContent>
        <w:p w:rsidR="00000000" w:rsidDel="00000000" w:rsidP="00000000" w:rsidRDefault="00000000" w:rsidRPr="00000000" w14:paraId="0000013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18553425"/>
              <w:tag w:val="goog_rdk_874"/>
            </w:sdtPr>
            <w:sdtContent>
              <w:ins w:author="Angie Verónica Carvajal cardona" w:id="0" w:date="2026-05-15T14:09:08Z"/>
              <w:sdt>
                <w:sdtPr>
                  <w:id w:val="-804082452"/>
                  <w:tag w:val="goog_rdk_875"/>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26258770"/>
        <w:tag w:val="goog_rdk_893"/>
      </w:sdtPr>
      <w:sdtContent>
        <w:p w:rsidR="00000000" w:rsidDel="00000000" w:rsidP="00000000" w:rsidRDefault="00000000" w:rsidRPr="00000000" w14:paraId="0000013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72503645"/>
              <w:tag w:val="goog_rdk_877"/>
            </w:sdtPr>
            <w:sdtContent>
              <w:ins w:author="Angie Verónica Carvajal cardona" w:id="0" w:date="2026-05-15T14:09:08Z"/>
              <w:sdt>
                <w:sdtPr>
                  <w:id w:val="-248524893"/>
                  <w:tag w:val="goog_rdk_87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38783295"/>
                    <w:tag w:val="goog_rdk_87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799512296"/>
                    <w:tag w:val="goog_rdk_88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20078872"/>
                    <w:tag w:val="goog_rdk_881"/>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widthStyle</w:t>
                    </w:r>
                  </w:sdtContent>
                </w:sdt>
                <w:sdt>
                  <w:sdtPr>
                    <w:id w:val="-1102747803"/>
                    <w:tag w:val="goog_rdk_8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37941293"/>
                    <w:tag w:val="goog_rdk_883"/>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55996101"/>
                    <w:tag w:val="goog_rdk_8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68636501"/>
                    <w:tag w:val="goog_rdk_88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128601341"/>
                    <w:tag w:val="goog_rdk_88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526962706"/>
                    <w:tag w:val="goog_rdk_88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wVal</w:t>
                    </w:r>
                  </w:sdtContent>
                </w:sdt>
                <w:sdt>
                  <w:sdtPr>
                    <w:id w:val="620436044"/>
                    <w:tag w:val="goog_rdk_88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584666469"/>
                    <w:tag w:val="goog_rdk_889"/>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wUnit</w:t>
                    </w:r>
                  </w:sdtContent>
                </w:sdt>
                <w:sdt>
                  <w:sdtPr>
                    <w:id w:val="-1063492365"/>
                    <w:tag w:val="goog_rdk_89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628850973"/>
                    <w:tag w:val="goog_rdk_89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567799454"/>
                    <w:tag w:val="goog_rdk_8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376242091"/>
        <w:tag w:val="goog_rdk_910"/>
      </w:sdtPr>
      <w:sdtContent>
        <w:p w:rsidR="00000000" w:rsidDel="00000000" w:rsidP="00000000" w:rsidRDefault="00000000" w:rsidRPr="00000000" w14:paraId="0000013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759676800"/>
              <w:tag w:val="goog_rdk_894"/>
            </w:sdtPr>
            <w:sdtContent>
              <w:ins w:author="Angie Verónica Carvajal cardona" w:id="0" w:date="2026-05-15T14:09:08Z"/>
              <w:sdt>
                <w:sdtPr>
                  <w:id w:val="-1208088970"/>
                  <w:tag w:val="goog_rdk_89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55140294"/>
                    <w:tag w:val="goog_rdk_89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633295789"/>
                    <w:tag w:val="goog_rdk_89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02452659"/>
                    <w:tag w:val="goog_rdk_898"/>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heightStyle</w:t>
                    </w:r>
                  </w:sdtContent>
                </w:sdt>
                <w:sdt>
                  <w:sdtPr>
                    <w:id w:val="-1525501049"/>
                    <w:tag w:val="goog_rdk_8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7408139"/>
                    <w:tag w:val="goog_rdk_900"/>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549254644"/>
                    <w:tag w:val="goog_rdk_90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67434995"/>
                    <w:tag w:val="goog_rdk_90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1397197806"/>
                    <w:tag w:val="goog_rdk_90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343436817"/>
                    <w:tag w:val="goog_rdk_90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hVal</w:t>
                    </w:r>
                  </w:sdtContent>
                </w:sdt>
                <w:sdt>
                  <w:sdtPr>
                    <w:id w:val="-836882880"/>
                    <w:tag w:val="goog_rdk_90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436081620"/>
                    <w:tag w:val="goog_rdk_90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hUnit</w:t>
                    </w:r>
                  </w:sdtContent>
                </w:sdt>
                <w:sdt>
                  <w:sdtPr>
                    <w:id w:val="-1112524400"/>
                    <w:tag w:val="goog_rdk_90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98249307"/>
                    <w:tag w:val="goog_rdk_90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572913746"/>
                    <w:tag w:val="goog_rdk_90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18139811"/>
        <w:tag w:val="goog_rdk_913"/>
      </w:sdtPr>
      <w:sdtContent>
        <w:p w:rsidR="00000000" w:rsidDel="00000000" w:rsidP="00000000" w:rsidRDefault="00000000" w:rsidRPr="00000000" w14:paraId="0000013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21994992"/>
              <w:tag w:val="goog_rdk_911"/>
            </w:sdtPr>
            <w:sdtContent>
              <w:ins w:author="Angie Verónica Carvajal cardona" w:id="0" w:date="2026-05-15T14:09:08Z"/>
              <w:sdt>
                <w:sdtPr>
                  <w:id w:val="731281667"/>
                  <w:tag w:val="goog_rdk_912"/>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188491259"/>
        <w:tag w:val="goog_rdk_926"/>
      </w:sdtPr>
      <w:sdtContent>
        <w:p w:rsidR="00000000" w:rsidDel="00000000" w:rsidP="00000000" w:rsidRDefault="00000000" w:rsidRPr="00000000" w14:paraId="0000013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50648202"/>
              <w:tag w:val="goog_rdk_914"/>
            </w:sdtPr>
            <w:sdtContent>
              <w:ins w:author="Angie Verónica Carvajal cardona" w:id="0" w:date="2026-05-15T14:09:08Z"/>
              <w:sdt>
                <w:sdtPr>
                  <w:id w:val="2138985170"/>
                  <w:tag w:val="goog_rdk_91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40032848"/>
                    <w:tag w:val="goog_rdk_91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previewBox</w:t>
                    </w:r>
                  </w:sdtContent>
                </w:sdt>
                <w:sdt>
                  <w:sdtPr>
                    <w:id w:val="-199138854"/>
                    <w:tag w:val="goog_rdk_9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490925936"/>
                    <w:tag w:val="goog_rdk_91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style</w:t>
                    </w:r>
                  </w:sdtContent>
                </w:sdt>
                <w:sdt>
                  <w:sdtPr>
                    <w:id w:val="1785701283"/>
                    <w:tag w:val="goog_rdk_9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83260589"/>
                    <w:tag w:val="goog_rdk_92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width</w:t>
                    </w:r>
                  </w:sdtContent>
                </w:sdt>
                <w:sdt>
                  <w:sdtPr>
                    <w:id w:val="707907752"/>
                    <w:tag w:val="goog_rdk_9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35773748"/>
                    <w:tag w:val="goog_rdk_922"/>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611934198"/>
                    <w:tag w:val="goog_rdk_9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91132029"/>
                    <w:tag w:val="goog_rdk_92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widthStyle</w:t>
                    </w:r>
                  </w:sdtContent>
                </w:sdt>
                <w:sdt>
                  <w:sdtPr>
                    <w:id w:val="-392150617"/>
                    <w:tag w:val="goog_rdk_92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764909107"/>
        <w:tag w:val="goog_rdk_939"/>
      </w:sdtPr>
      <w:sdtContent>
        <w:p w:rsidR="00000000" w:rsidDel="00000000" w:rsidP="00000000" w:rsidRDefault="00000000" w:rsidRPr="00000000" w14:paraId="0000013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944605847"/>
              <w:tag w:val="goog_rdk_927"/>
            </w:sdtPr>
            <w:sdtContent>
              <w:ins w:author="Angie Verónica Carvajal cardona" w:id="0" w:date="2026-05-15T14:09:08Z"/>
              <w:sdt>
                <w:sdtPr>
                  <w:id w:val="100442792"/>
                  <w:tag w:val="goog_rdk_92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67707659"/>
                    <w:tag w:val="goog_rdk_929"/>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previewBox</w:t>
                    </w:r>
                  </w:sdtContent>
                </w:sdt>
                <w:sdt>
                  <w:sdtPr>
                    <w:id w:val="-1768948393"/>
                    <w:tag w:val="goog_rdk_93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22800330"/>
                    <w:tag w:val="goog_rdk_93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style</w:t>
                    </w:r>
                  </w:sdtContent>
                </w:sdt>
                <w:sdt>
                  <w:sdtPr>
                    <w:id w:val="915341953"/>
                    <w:tag w:val="goog_rdk_93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5310716"/>
                    <w:tag w:val="goog_rdk_93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height</w:t>
                    </w:r>
                  </w:sdtContent>
                </w:sdt>
                <w:sdt>
                  <w:sdtPr>
                    <w:id w:val="1459843671"/>
                    <w:tag w:val="goog_rdk_9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35993489"/>
                    <w:tag w:val="goog_rdk_935"/>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973200941"/>
                    <w:tag w:val="goog_rdk_9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81909415"/>
                    <w:tag w:val="goog_rdk_93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heightStyle</w:t>
                    </w:r>
                  </w:sdtContent>
                </w:sdt>
                <w:sdt>
                  <w:sdtPr>
                    <w:id w:val="-225937386"/>
                    <w:tag w:val="goog_rdk_93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927681428"/>
        <w:tag w:val="goog_rdk_942"/>
      </w:sdtPr>
      <w:sdtContent>
        <w:p w:rsidR="00000000" w:rsidDel="00000000" w:rsidP="00000000" w:rsidRDefault="00000000" w:rsidRPr="00000000" w14:paraId="0000013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755162414"/>
              <w:tag w:val="goog_rdk_940"/>
            </w:sdtPr>
            <w:sdtContent>
              <w:ins w:author="Angie Verónica Carvajal cardona" w:id="0" w:date="2026-05-15T14:09:08Z"/>
              <w:sdt>
                <w:sdtPr>
                  <w:id w:val="402104075"/>
                  <w:tag w:val="goog_rdk_94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Content>
          </w:sdt>
        </w:p>
      </w:sdtContent>
    </w:sdt>
    <w:sdt>
      <w:sdtPr>
        <w:id w:val="-449078746"/>
        <w:tag w:val="goog_rdk_953"/>
      </w:sdtPr>
      <w:sdtContent>
        <w:p w:rsidR="00000000" w:rsidDel="00000000" w:rsidP="00000000" w:rsidRDefault="00000000" w:rsidRPr="00000000" w14:paraId="0000014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24507989"/>
              <w:tag w:val="goog_rdk_943"/>
            </w:sdtPr>
            <w:sdtContent>
              <w:ins w:author="Angie Verónica Carvajal cardona" w:id="0" w:date="2026-05-15T14:09:08Z"/>
              <w:sdt>
                <w:sdtPr>
                  <w:id w:val="1513573669"/>
                  <w:tag w:val="goog_rdk_94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623922864"/>
                    <w:tag w:val="goog_rdk_945"/>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outWidth</w:t>
                    </w:r>
                  </w:sdtContent>
                </w:sdt>
                <w:sdt>
                  <w:sdtPr>
                    <w:id w:val="1973832234"/>
                    <w:tag w:val="goog_rdk_94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28842489"/>
                    <w:tag w:val="goog_rdk_94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textContent</w:t>
                    </w:r>
                  </w:sdtContent>
                </w:sdt>
                <w:sdt>
                  <w:sdtPr>
                    <w:id w:val="335633515"/>
                    <w:tag w:val="goog_rdk_9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64425006"/>
                    <w:tag w:val="goog_rdk_949"/>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304282977"/>
                    <w:tag w:val="goog_rdk_95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65486825"/>
                    <w:tag w:val="goog_rdk_951"/>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widthStyle</w:t>
                    </w:r>
                  </w:sdtContent>
                </w:sdt>
                <w:sdt>
                  <w:sdtPr>
                    <w:id w:val="-363984547"/>
                    <w:tag w:val="goog_rdk_95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68085816"/>
        <w:tag w:val="goog_rdk_964"/>
      </w:sdtPr>
      <w:sdtContent>
        <w:p w:rsidR="00000000" w:rsidDel="00000000" w:rsidP="00000000" w:rsidRDefault="00000000" w:rsidRPr="00000000" w14:paraId="0000014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56731833"/>
              <w:tag w:val="goog_rdk_954"/>
            </w:sdtPr>
            <w:sdtContent>
              <w:ins w:author="Angie Verónica Carvajal cardona" w:id="0" w:date="2026-05-15T14:09:08Z"/>
              <w:sdt>
                <w:sdtPr>
                  <w:id w:val="-21089835"/>
                  <w:tag w:val="goog_rdk_95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035964813"/>
                    <w:tag w:val="goog_rdk_95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outHeight</w:t>
                    </w:r>
                  </w:sdtContent>
                </w:sdt>
                <w:sdt>
                  <w:sdtPr>
                    <w:id w:val="-57152252"/>
                    <w:tag w:val="goog_rdk_95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606914891"/>
                    <w:tag w:val="goog_rdk_95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textContent</w:t>
                    </w:r>
                  </w:sdtContent>
                </w:sdt>
                <w:sdt>
                  <w:sdtPr>
                    <w:id w:val="-190913804"/>
                    <w:tag w:val="goog_rdk_95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84878457"/>
                    <w:tag w:val="goog_rdk_960"/>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808321201"/>
                    <w:tag w:val="goog_rdk_9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22081608"/>
                    <w:tag w:val="goog_rdk_962"/>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heightStyle</w:t>
                    </w:r>
                  </w:sdtContent>
                </w:sdt>
                <w:sdt>
                  <w:sdtPr>
                    <w:id w:val="-463456311"/>
                    <w:tag w:val="goog_rdk_9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11689794"/>
        <w:tag w:val="goog_rdk_967"/>
      </w:sdtPr>
      <w:sdtContent>
        <w:p w:rsidR="00000000" w:rsidDel="00000000" w:rsidP="00000000" w:rsidRDefault="00000000" w:rsidRPr="00000000" w14:paraId="0000014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00429685"/>
              <w:tag w:val="goog_rdk_965"/>
            </w:sdtPr>
            <w:sdtContent>
              <w:ins w:author="Angie Verónica Carvajal cardona" w:id="0" w:date="2026-05-15T14:09:08Z"/>
              <w:sdt>
                <w:sdtPr>
                  <w:id w:val="983140530"/>
                  <w:tag w:val="goog_rdk_966"/>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433630528"/>
        <w:tag w:val="goog_rdk_971"/>
      </w:sdtPr>
      <w:sdtContent>
        <w:p w:rsidR="00000000" w:rsidDel="00000000" w:rsidP="00000000" w:rsidRDefault="00000000" w:rsidRPr="00000000" w14:paraId="00000143">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1633846343"/>
              <w:tag w:val="goog_rdk_968"/>
            </w:sdtPr>
            <w:sdtContent>
              <w:ins w:author="Angie Verónica Carvajal cardona" w:id="0" w:date="2026-05-15T14:09:08Z"/>
              <w:sdt>
                <w:sdtPr>
                  <w:id w:val="1224009820"/>
                  <w:tag w:val="goog_rdk_96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93694818"/>
                    <w:tag w:val="goog_rdk_970"/>
                  </w:sdtPr>
                  <w:sdtContent>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 2. Manejar Color</w:t>
                    </w:r>
                  </w:sdtContent>
                </w:sdt>
              </w:ins>
            </w:sdtContent>
          </w:sdt>
        </w:p>
      </w:sdtContent>
    </w:sdt>
    <w:sdt>
      <w:sdtPr>
        <w:id w:val="335615442"/>
        <w:tag w:val="goog_rdk_988"/>
      </w:sdtPr>
      <w:sdtContent>
        <w:p w:rsidR="00000000" w:rsidDel="00000000" w:rsidP="00000000" w:rsidRDefault="00000000" w:rsidRPr="00000000" w14:paraId="0000014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220379"/>
              <w:tag w:val="goog_rdk_972"/>
            </w:sdtPr>
            <w:sdtContent>
              <w:ins w:author="Angie Verónica Carvajal cardona" w:id="0" w:date="2026-05-15T14:09:08Z"/>
              <w:sdt>
                <w:sdtPr>
                  <w:id w:val="-1718016776"/>
                  <w:tag w:val="goog_rdk_97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82129388"/>
                    <w:tag w:val="goog_rdk_97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2084170655"/>
                    <w:tag w:val="goog_rdk_9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19434888"/>
                    <w:tag w:val="goog_rdk_97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format</w:t>
                    </w:r>
                  </w:sdtContent>
                </w:sdt>
                <w:sdt>
                  <w:sdtPr>
                    <w:id w:val="1011449035"/>
                    <w:tag w:val="goog_rdk_9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27631585"/>
                    <w:tag w:val="goog_rdk_978"/>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539559448"/>
                    <w:tag w:val="goog_rdk_97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86345021"/>
                    <w:tag w:val="goog_rdk_98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139554170"/>
                    <w:tag w:val="goog_rdk_98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31138992"/>
                    <w:tag w:val="goog_rdk_982"/>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670426595"/>
                    <w:tag w:val="goog_rdk_98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72767052"/>
                    <w:tag w:val="goog_rdk_98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'color-format'</w:t>
                    </w:r>
                  </w:sdtContent>
                </w:sdt>
                <w:sdt>
                  <w:sdtPr>
                    <w:id w:val="1674753807"/>
                    <w:tag w:val="goog_rdk_98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64440268"/>
                    <w:tag w:val="goog_rdk_98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878864449"/>
                    <w:tag w:val="goog_rdk_98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523330333"/>
        <w:tag w:val="goog_rdk_999"/>
      </w:sdtPr>
      <w:sdtContent>
        <w:p w:rsidR="00000000" w:rsidDel="00000000" w:rsidP="00000000" w:rsidRDefault="00000000" w:rsidRPr="00000000" w14:paraId="0000014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926222913"/>
              <w:tag w:val="goog_rdk_989"/>
            </w:sdtPr>
            <w:sdtContent>
              <w:ins w:author="Angie Verónica Carvajal cardona" w:id="0" w:date="2026-05-15T14:09:08Z"/>
              <w:sdt>
                <w:sdtPr>
                  <w:id w:val="-1515334509"/>
                  <w:tag w:val="goog_rdk_99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93821120"/>
                    <w:tag w:val="goog_rdk_99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let</w:t>
                    </w:r>
                  </w:sdtContent>
                </w:sdt>
                <w:sdt>
                  <w:sdtPr>
                    <w:id w:val="-881683062"/>
                    <w:tag w:val="goog_rdk_9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00588433"/>
                    <w:tag w:val="goog_rdk_99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colorStyle</w:t>
                    </w:r>
                  </w:sdtContent>
                </w:sdt>
                <w:sdt>
                  <w:sdtPr>
                    <w:id w:val="-1161466724"/>
                    <w:tag w:val="goog_rdk_99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62805136"/>
                    <w:tag w:val="goog_rdk_995"/>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536009373"/>
                    <w:tag w:val="goog_rdk_99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05903544"/>
                    <w:tag w:val="goog_rdk_99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541758304"/>
                    <w:tag w:val="goog_rdk_99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95335204"/>
        <w:tag w:val="goog_rdk_1002"/>
      </w:sdtPr>
      <w:sdtContent>
        <w:p w:rsidR="00000000" w:rsidDel="00000000" w:rsidP="00000000" w:rsidRDefault="00000000" w:rsidRPr="00000000" w14:paraId="0000014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161203880"/>
              <w:tag w:val="goog_rdk_1000"/>
            </w:sdtPr>
            <w:sdtContent>
              <w:ins w:author="Angie Verónica Carvajal cardona" w:id="0" w:date="2026-05-15T14:09:08Z"/>
              <w:sdt>
                <w:sdtPr>
                  <w:id w:val="-1158790477"/>
                  <w:tag w:val="goog_rdk_1001"/>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2111044122"/>
        <w:tag w:val="goog_rdk_1013"/>
      </w:sdtPr>
      <w:sdtContent>
        <w:p w:rsidR="00000000" w:rsidDel="00000000" w:rsidP="00000000" w:rsidRDefault="00000000" w:rsidRPr="00000000" w14:paraId="0000014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76867920"/>
              <w:tag w:val="goog_rdk_1003"/>
            </w:sdtPr>
            <w:sdtContent>
              <w:ins w:author="Angie Verónica Carvajal cardona" w:id="0" w:date="2026-05-15T14:09:08Z"/>
              <w:sdt>
                <w:sdtPr>
                  <w:id w:val="580511117"/>
                  <w:tag w:val="goog_rdk_100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40584703"/>
                    <w:tag w:val="goog_rdk_1005"/>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if</w:t>
                    </w:r>
                  </w:sdtContent>
                </w:sdt>
                <w:sdt>
                  <w:sdtPr>
                    <w:id w:val="-796697178"/>
                    <w:tag w:val="goog_rdk_100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748966"/>
                    <w:tag w:val="goog_rdk_100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format</w:t>
                    </w:r>
                  </w:sdtContent>
                </w:sdt>
                <w:sdt>
                  <w:sdtPr>
                    <w:id w:val="-152501697"/>
                    <w:tag w:val="goog_rdk_100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4029327"/>
                    <w:tag w:val="goog_rdk_1009"/>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926700318"/>
                    <w:tag w:val="goog_rdk_101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49728056"/>
                    <w:tag w:val="goog_rdk_101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'hex'</w:t>
                    </w:r>
                  </w:sdtContent>
                </w:sdt>
                <w:sdt>
                  <w:sdtPr>
                    <w:id w:val="2017309818"/>
                    <w:tag w:val="goog_rdk_101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331980901"/>
        <w:tag w:val="goog_rdk_1028"/>
      </w:sdtPr>
      <w:sdtContent>
        <w:p w:rsidR="00000000" w:rsidDel="00000000" w:rsidP="00000000" w:rsidRDefault="00000000" w:rsidRPr="00000000" w14:paraId="0000014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52121809"/>
              <w:tag w:val="goog_rdk_1014"/>
            </w:sdtPr>
            <w:sdtContent>
              <w:ins w:author="Angie Verónica Carvajal cardona" w:id="0" w:date="2026-05-15T14:09:08Z"/>
              <w:sdt>
                <w:sdtPr>
                  <w:id w:val="804911386"/>
                  <w:tag w:val="goog_rdk_101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30831990"/>
                    <w:tag w:val="goog_rdk_101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colorStyle</w:t>
                    </w:r>
                  </w:sdtContent>
                </w:sdt>
                <w:sdt>
                  <w:sdtPr>
                    <w:id w:val="1188944831"/>
                    <w:tag w:val="goog_rdk_10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27093641"/>
                    <w:tag w:val="goog_rdk_1018"/>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2041038793"/>
                    <w:tag w:val="goog_rdk_10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97036628"/>
                    <w:tag w:val="goog_rdk_102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939173514"/>
                    <w:tag w:val="goog_rdk_10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10861061"/>
                    <w:tag w:val="goog_rdk_1022"/>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847197058"/>
                    <w:tag w:val="goog_rdk_10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56046626"/>
                    <w:tag w:val="goog_rdk_102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'hex-picker'</w:t>
                    </w:r>
                  </w:sdtContent>
                </w:sdt>
                <w:sdt>
                  <w:sdtPr>
                    <w:id w:val="-243029650"/>
                    <w:tag w:val="goog_rdk_102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89373935"/>
                    <w:tag w:val="goog_rdk_102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47855209"/>
                    <w:tag w:val="goog_rdk_10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527690834"/>
        <w:tag w:val="goog_rdk_1041"/>
      </w:sdtPr>
      <w:sdtContent>
        <w:p w:rsidR="00000000" w:rsidDel="00000000" w:rsidP="00000000" w:rsidRDefault="00000000" w:rsidRPr="00000000" w14:paraId="0000014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59281003"/>
              <w:tag w:val="goog_rdk_1029"/>
            </w:sdtPr>
            <w:sdtContent>
              <w:ins w:author="Angie Verónica Carvajal cardona" w:id="0" w:date="2026-05-15T14:09:08Z"/>
              <w:sdt>
                <w:sdtPr>
                  <w:id w:val="1596374142"/>
                  <w:tag w:val="goog_rdk_103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ins>
                </w:sdtContent>
              </w:sdt>
              <w:ins w:author="Angie Verónica Carvajal cardona" w:id="0" w:date="2026-05-15T14:09:08Z">
                <w:sdt>
                  <w:sdtPr>
                    <w:id w:val="-1139711912"/>
                    <w:tag w:val="goog_rdk_1031"/>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else</w:t>
                    </w:r>
                  </w:sdtContent>
                </w:sdt>
                <w:sdt>
                  <w:sdtPr>
                    <w:id w:val="-1557060820"/>
                    <w:tag w:val="goog_rdk_103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03409943"/>
                    <w:tag w:val="goog_rdk_1033"/>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if</w:t>
                    </w:r>
                  </w:sdtContent>
                </w:sdt>
                <w:sdt>
                  <w:sdtPr>
                    <w:id w:val="1746868547"/>
                    <w:tag w:val="goog_rdk_10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05364361"/>
                    <w:tag w:val="goog_rdk_1035"/>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format</w:t>
                    </w:r>
                  </w:sdtContent>
                </w:sdt>
                <w:sdt>
                  <w:sdtPr>
                    <w:id w:val="181116767"/>
                    <w:tag w:val="goog_rdk_10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34813250"/>
                    <w:tag w:val="goog_rdk_1037"/>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583469512"/>
                    <w:tag w:val="goog_rdk_103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49356867"/>
                    <w:tag w:val="goog_rdk_103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'rgb'</w:t>
                    </w:r>
                  </w:sdtContent>
                </w:sdt>
                <w:sdt>
                  <w:sdtPr>
                    <w:id w:val="2060847944"/>
                    <w:tag w:val="goog_rdk_10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65120195"/>
        <w:tag w:val="goog_rdk_1058"/>
      </w:sdtPr>
      <w:sdtContent>
        <w:p w:rsidR="00000000" w:rsidDel="00000000" w:rsidP="00000000" w:rsidRDefault="00000000" w:rsidRPr="00000000" w14:paraId="0000014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41623601"/>
              <w:tag w:val="goog_rdk_1042"/>
            </w:sdtPr>
            <w:sdtContent>
              <w:ins w:author="Angie Verónica Carvajal cardona" w:id="0" w:date="2026-05-15T14:09:08Z"/>
              <w:sdt>
                <w:sdtPr>
                  <w:id w:val="555170932"/>
                  <w:tag w:val="goog_rdk_104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79652386"/>
                    <w:tag w:val="goog_rdk_104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402862366"/>
                    <w:tag w:val="goog_rdk_10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32759515"/>
                    <w:tag w:val="goog_rdk_104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r</w:t>
                    </w:r>
                  </w:sdtContent>
                </w:sdt>
                <w:sdt>
                  <w:sdtPr>
                    <w:id w:val="924569571"/>
                    <w:tag w:val="goog_rdk_10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72004632"/>
                    <w:tag w:val="goog_rdk_1048"/>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810852784"/>
                    <w:tag w:val="goog_rdk_10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20385363"/>
                    <w:tag w:val="goog_rdk_105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84152944"/>
                    <w:tag w:val="goog_rdk_10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93780803"/>
                    <w:tag w:val="goog_rdk_1052"/>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2121185971"/>
                    <w:tag w:val="goog_rdk_105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41701348"/>
                    <w:tag w:val="goog_rdk_105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'r-val'</w:t>
                    </w:r>
                  </w:sdtContent>
                </w:sdt>
                <w:sdt>
                  <w:sdtPr>
                    <w:id w:val="824629742"/>
                    <w:tag w:val="goog_rdk_105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508343956"/>
                    <w:tag w:val="goog_rdk_105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662112969"/>
                    <w:tag w:val="goog_rdk_105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05318732"/>
        <w:tag w:val="goog_rdk_1075"/>
      </w:sdtPr>
      <w:sdtContent>
        <w:p w:rsidR="00000000" w:rsidDel="00000000" w:rsidP="00000000" w:rsidRDefault="00000000" w:rsidRPr="00000000" w14:paraId="0000014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38491053"/>
              <w:tag w:val="goog_rdk_1059"/>
            </w:sdtPr>
            <w:sdtContent>
              <w:ins w:author="Angie Verónica Carvajal cardona" w:id="0" w:date="2026-05-15T14:09:08Z"/>
              <w:sdt>
                <w:sdtPr>
                  <w:id w:val="366309379"/>
                  <w:tag w:val="goog_rdk_106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7961867"/>
                    <w:tag w:val="goog_rdk_106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900997745"/>
                    <w:tag w:val="goog_rdk_10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89582490"/>
                    <w:tag w:val="goog_rdk_1063"/>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g</w:t>
                    </w:r>
                  </w:sdtContent>
                </w:sdt>
                <w:sdt>
                  <w:sdtPr>
                    <w:id w:val="448414782"/>
                    <w:tag w:val="goog_rdk_106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52977218"/>
                    <w:tag w:val="goog_rdk_1065"/>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895062950"/>
                    <w:tag w:val="goog_rdk_106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3370441"/>
                    <w:tag w:val="goog_rdk_106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812236154"/>
                    <w:tag w:val="goog_rdk_10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52277450"/>
                    <w:tag w:val="goog_rdk_106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239523256"/>
                    <w:tag w:val="goog_rdk_10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254128562"/>
                    <w:tag w:val="goog_rdk_107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'g-val'</w:t>
                    </w:r>
                  </w:sdtContent>
                </w:sdt>
                <w:sdt>
                  <w:sdtPr>
                    <w:id w:val="-1040909560"/>
                    <w:tag w:val="goog_rdk_107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475443109"/>
                    <w:tag w:val="goog_rdk_107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480751976"/>
                    <w:tag w:val="goog_rdk_107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59488794"/>
        <w:tag w:val="goog_rdk_1092"/>
      </w:sdtPr>
      <w:sdtContent>
        <w:p w:rsidR="00000000" w:rsidDel="00000000" w:rsidP="00000000" w:rsidRDefault="00000000" w:rsidRPr="00000000" w14:paraId="0000014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05109896"/>
              <w:tag w:val="goog_rdk_1076"/>
            </w:sdtPr>
            <w:sdtContent>
              <w:ins w:author="Angie Verónica Carvajal cardona" w:id="0" w:date="2026-05-15T14:09:08Z"/>
              <w:sdt>
                <w:sdtPr>
                  <w:id w:val="-1491862672"/>
                  <w:tag w:val="goog_rdk_107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695213534"/>
                    <w:tag w:val="goog_rdk_107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975364980"/>
                    <w:tag w:val="goog_rdk_107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03509022"/>
                    <w:tag w:val="goog_rdk_1080"/>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b</w:t>
                    </w:r>
                  </w:sdtContent>
                </w:sdt>
                <w:sdt>
                  <w:sdtPr>
                    <w:id w:val="-769720909"/>
                    <w:tag w:val="goog_rdk_108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47377661"/>
                    <w:tag w:val="goog_rdk_1082"/>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2051405695"/>
                    <w:tag w:val="goog_rdk_108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94384791"/>
                    <w:tag w:val="goog_rdk_108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626749376"/>
                    <w:tag w:val="goog_rdk_108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5418918"/>
                    <w:tag w:val="goog_rdk_1086"/>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547314050"/>
                    <w:tag w:val="goog_rdk_108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01029594"/>
                    <w:tag w:val="goog_rdk_108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'b-val'</w:t>
                    </w:r>
                  </w:sdtContent>
                </w:sdt>
                <w:sdt>
                  <w:sdtPr>
                    <w:id w:val="-749638700"/>
                    <w:tag w:val="goog_rdk_108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19634068"/>
                    <w:tag w:val="goog_rdk_109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298119856"/>
                    <w:tag w:val="goog_rdk_109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349890854"/>
        <w:tag w:val="goog_rdk_1113"/>
      </w:sdtPr>
      <w:sdtContent>
        <w:p w:rsidR="00000000" w:rsidDel="00000000" w:rsidP="00000000" w:rsidRDefault="00000000" w:rsidRPr="00000000" w14:paraId="0000014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83339872"/>
              <w:tag w:val="goog_rdk_1093"/>
            </w:sdtPr>
            <w:sdtContent>
              <w:ins w:author="Angie Verónica Carvajal cardona" w:id="0" w:date="2026-05-15T14:09:08Z"/>
              <w:sdt>
                <w:sdtPr>
                  <w:id w:val="-344235285"/>
                  <w:tag w:val="goog_rdk_109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28054073"/>
                    <w:tag w:val="goog_rdk_109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colorStyle</w:t>
                    </w:r>
                  </w:sdtContent>
                </w:sdt>
                <w:sdt>
                  <w:sdtPr>
                    <w:id w:val="1211616091"/>
                    <w:tag w:val="goog_rdk_109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40953749"/>
                    <w:tag w:val="goog_rdk_1097"/>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418451911"/>
                    <w:tag w:val="goog_rdk_109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15454304"/>
                    <w:tag w:val="goog_rdk_109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`rgb(</w:t>
                    </w:r>
                  </w:sdtContent>
                </w:sdt>
                <w:sdt>
                  <w:sdtPr>
                    <w:id w:val="-474404400"/>
                    <w:tag w:val="goog_rdk_110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989796084"/>
                    <w:tag w:val="goog_rdk_1101"/>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r</w:t>
                    </w:r>
                  </w:sdtContent>
                </w:sdt>
                <w:sdt>
                  <w:sdtPr>
                    <w:id w:val="-226346957"/>
                    <w:tag w:val="goog_rdk_110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427842783"/>
                    <w:tag w:val="goog_rdk_110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w:t>
                    </w:r>
                  </w:sdtContent>
                </w:sdt>
                <w:sdt>
                  <w:sdtPr>
                    <w:id w:val="142550082"/>
                    <w:tag w:val="goog_rdk_1104"/>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832703842"/>
                    <w:tag w:val="goog_rdk_1105"/>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g</w:t>
                    </w:r>
                  </w:sdtContent>
                </w:sdt>
                <w:sdt>
                  <w:sdtPr>
                    <w:id w:val="-1122128986"/>
                    <w:tag w:val="goog_rdk_1106"/>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224566519"/>
                    <w:tag w:val="goog_rdk_110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w:t>
                    </w:r>
                  </w:sdtContent>
                </w:sdt>
                <w:sdt>
                  <w:sdtPr>
                    <w:id w:val="1802151724"/>
                    <w:tag w:val="goog_rdk_110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297193719"/>
                    <w:tag w:val="goog_rdk_1109"/>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b</w:t>
                    </w:r>
                  </w:sdtContent>
                </w:sdt>
                <w:sdt>
                  <w:sdtPr>
                    <w:id w:val="-192382814"/>
                    <w:tag w:val="goog_rdk_1110"/>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88518296"/>
                    <w:tag w:val="goog_rdk_111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1041575522"/>
                    <w:tag w:val="goog_rdk_111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70369868"/>
        <w:tag w:val="goog_rdk_1118"/>
      </w:sdtPr>
      <w:sdtContent>
        <w:p w:rsidR="00000000" w:rsidDel="00000000" w:rsidP="00000000" w:rsidRDefault="00000000" w:rsidRPr="00000000" w14:paraId="0000014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20373548"/>
              <w:tag w:val="goog_rdk_1114"/>
            </w:sdtPr>
            <w:sdtContent>
              <w:ins w:author="Angie Verónica Carvajal cardona" w:id="0" w:date="2026-05-15T14:09:08Z"/>
              <w:sdt>
                <w:sdtPr>
                  <w:id w:val="-1300920529"/>
                  <w:tag w:val="goog_rdk_111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ins>
                </w:sdtContent>
              </w:sdt>
              <w:ins w:author="Angie Verónica Carvajal cardona" w:id="0" w:date="2026-05-15T14:09:08Z">
                <w:sdt>
                  <w:sdtPr>
                    <w:id w:val="-72357954"/>
                    <w:tag w:val="goog_rdk_1116"/>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else</w:t>
                    </w:r>
                  </w:sdtContent>
                </w:sdt>
                <w:sdt>
                  <w:sdtPr>
                    <w:id w:val="72135232"/>
                    <w:tag w:val="goog_rdk_11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595761285"/>
        <w:tag w:val="goog_rdk_1135"/>
      </w:sdtPr>
      <w:sdtContent>
        <w:p w:rsidR="00000000" w:rsidDel="00000000" w:rsidP="00000000" w:rsidRDefault="00000000" w:rsidRPr="00000000" w14:paraId="0000014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07030684"/>
              <w:tag w:val="goog_rdk_1119"/>
            </w:sdtPr>
            <w:sdtContent>
              <w:ins w:author="Angie Verónica Carvajal cardona" w:id="0" w:date="2026-05-15T14:09:08Z"/>
              <w:sdt>
                <w:sdtPr>
                  <w:id w:val="309795159"/>
                  <w:tag w:val="goog_rdk_112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753610277"/>
                    <w:tag w:val="goog_rdk_112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577759250"/>
                    <w:tag w:val="goog_rdk_112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8890803"/>
                    <w:tag w:val="goog_rdk_1123"/>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w:t>
                    </w:r>
                  </w:sdtContent>
                </w:sdt>
                <w:sdt>
                  <w:sdtPr>
                    <w:id w:val="-1076776144"/>
                    <w:tag w:val="goog_rdk_112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43259950"/>
                    <w:tag w:val="goog_rdk_1125"/>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243537961"/>
                    <w:tag w:val="goog_rdk_112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02517455"/>
                    <w:tag w:val="goog_rdk_112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132010594"/>
                    <w:tag w:val="goog_rdk_11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76980542"/>
                    <w:tag w:val="goog_rdk_112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48546549"/>
                    <w:tag w:val="goog_rdk_113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51627563"/>
                    <w:tag w:val="goog_rdk_113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'h-val'</w:t>
                    </w:r>
                  </w:sdtContent>
                </w:sdt>
                <w:sdt>
                  <w:sdtPr>
                    <w:id w:val="1391253464"/>
                    <w:tag w:val="goog_rdk_113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810799606"/>
                    <w:tag w:val="goog_rdk_113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788408240"/>
                    <w:tag w:val="goog_rdk_11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184323067"/>
        <w:tag w:val="goog_rdk_1152"/>
      </w:sdtPr>
      <w:sdtContent>
        <w:p w:rsidR="00000000" w:rsidDel="00000000" w:rsidP="00000000" w:rsidRDefault="00000000" w:rsidRPr="00000000" w14:paraId="0000015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62346774"/>
              <w:tag w:val="goog_rdk_1136"/>
            </w:sdtPr>
            <w:sdtContent>
              <w:ins w:author="Angie Verónica Carvajal cardona" w:id="0" w:date="2026-05-15T14:09:08Z"/>
              <w:sdt>
                <w:sdtPr>
                  <w:id w:val="-934322930"/>
                  <w:tag w:val="goog_rdk_113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777973224"/>
                    <w:tag w:val="goog_rdk_1138"/>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2047368333"/>
                    <w:tag w:val="goog_rdk_113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56599328"/>
                    <w:tag w:val="goog_rdk_1140"/>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s</w:t>
                    </w:r>
                  </w:sdtContent>
                </w:sdt>
                <w:sdt>
                  <w:sdtPr>
                    <w:id w:val="-1325474966"/>
                    <w:tag w:val="goog_rdk_114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46032984"/>
                    <w:tag w:val="goog_rdk_1142"/>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314957498"/>
                    <w:tag w:val="goog_rdk_114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17266743"/>
                    <w:tag w:val="goog_rdk_114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267627634"/>
                    <w:tag w:val="goog_rdk_11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90680345"/>
                    <w:tag w:val="goog_rdk_1146"/>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98980784"/>
                    <w:tag w:val="goog_rdk_11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92409903"/>
                    <w:tag w:val="goog_rdk_114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's-val'</w:t>
                    </w:r>
                  </w:sdtContent>
                </w:sdt>
                <w:sdt>
                  <w:sdtPr>
                    <w:id w:val="-885535556"/>
                    <w:tag w:val="goog_rdk_11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603278293"/>
                    <w:tag w:val="goog_rdk_115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224721296"/>
                    <w:tag w:val="goog_rdk_11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515040664"/>
        <w:tag w:val="goog_rdk_1169"/>
      </w:sdtPr>
      <w:sdtContent>
        <w:p w:rsidR="00000000" w:rsidDel="00000000" w:rsidP="00000000" w:rsidRDefault="00000000" w:rsidRPr="00000000" w14:paraId="0000015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88966441"/>
              <w:tag w:val="goog_rdk_1153"/>
            </w:sdtPr>
            <w:sdtContent>
              <w:ins w:author="Angie Verónica Carvajal cardona" w:id="0" w:date="2026-05-15T14:09:08Z"/>
              <w:sdt>
                <w:sdtPr>
                  <w:id w:val="1120645632"/>
                  <w:tag w:val="goog_rdk_115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76223974"/>
                    <w:tag w:val="goog_rdk_115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951429841"/>
                    <w:tag w:val="goog_rdk_11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86998940"/>
                    <w:tag w:val="goog_rdk_115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l</w:t>
                    </w:r>
                  </w:sdtContent>
                </w:sdt>
                <w:sdt>
                  <w:sdtPr>
                    <w:id w:val="907495406"/>
                    <w:tag w:val="goog_rdk_115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01904561"/>
                    <w:tag w:val="goog_rdk_1159"/>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952495781"/>
                    <w:tag w:val="goog_rdk_11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34104983"/>
                    <w:tag w:val="goog_rdk_116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803022751"/>
                    <w:tag w:val="goog_rdk_11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64874690"/>
                    <w:tag w:val="goog_rdk_1163"/>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151498487"/>
                    <w:tag w:val="goog_rdk_116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621607568"/>
                    <w:tag w:val="goog_rdk_116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'l-val'</w:t>
                    </w:r>
                  </w:sdtContent>
                </w:sdt>
                <w:sdt>
                  <w:sdtPr>
                    <w:id w:val="461406609"/>
                    <w:tag w:val="goog_rdk_116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18136167"/>
                    <w:tag w:val="goog_rdk_116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247260614"/>
                    <w:tag w:val="goog_rdk_11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281235349"/>
        <w:tag w:val="goog_rdk_1190"/>
      </w:sdtPr>
      <w:sdtContent>
        <w:p w:rsidR="00000000" w:rsidDel="00000000" w:rsidP="00000000" w:rsidRDefault="00000000" w:rsidRPr="00000000" w14:paraId="0000015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945484668"/>
              <w:tag w:val="goog_rdk_1170"/>
            </w:sdtPr>
            <w:sdtContent>
              <w:ins w:author="Angie Verónica Carvajal cardona" w:id="0" w:date="2026-05-15T14:09:08Z"/>
              <w:sdt>
                <w:sdtPr>
                  <w:id w:val="-1460810875"/>
                  <w:tag w:val="goog_rdk_117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16153061"/>
                    <w:tag w:val="goog_rdk_117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colorStyle</w:t>
                    </w:r>
                  </w:sdtContent>
                </w:sdt>
                <w:sdt>
                  <w:sdtPr>
                    <w:id w:val="-713183952"/>
                    <w:tag w:val="goog_rdk_117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0614271"/>
                    <w:tag w:val="goog_rdk_1174"/>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546581742"/>
                    <w:tag w:val="goog_rdk_11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24863329"/>
                    <w:tag w:val="goog_rdk_117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`hsl(</w:t>
                    </w:r>
                  </w:sdtContent>
                </w:sdt>
                <w:sdt>
                  <w:sdtPr>
                    <w:id w:val="-853658308"/>
                    <w:tag w:val="goog_rdk_117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703851398"/>
                    <w:tag w:val="goog_rdk_1178"/>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h</w:t>
                    </w:r>
                  </w:sdtContent>
                </w:sdt>
                <w:sdt>
                  <w:sdtPr>
                    <w:id w:val="-286598173"/>
                    <w:tag w:val="goog_rdk_1179"/>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1091829097"/>
                    <w:tag w:val="goog_rdk_118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w:t>
                    </w:r>
                  </w:sdtContent>
                </w:sdt>
                <w:sdt>
                  <w:sdtPr>
                    <w:id w:val="389998833"/>
                    <w:tag w:val="goog_rdk_1181"/>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684856466"/>
                    <w:tag w:val="goog_rdk_1182"/>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s</w:t>
                    </w:r>
                  </w:sdtContent>
                </w:sdt>
                <w:sdt>
                  <w:sdtPr>
                    <w:id w:val="951561188"/>
                    <w:tag w:val="goog_rdk_118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2008607063"/>
                    <w:tag w:val="goog_rdk_118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w:t>
                    </w:r>
                  </w:sdtContent>
                </w:sdt>
                <w:sdt>
                  <w:sdtPr>
                    <w:id w:val="-1235804984"/>
                    <w:tag w:val="goog_rdk_118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2000384178"/>
                    <w:tag w:val="goog_rdk_118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l</w:t>
                    </w:r>
                  </w:sdtContent>
                </w:sdt>
                <w:sdt>
                  <w:sdtPr>
                    <w:id w:val="-1598130833"/>
                    <w:tag w:val="goog_rdk_118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w:t>
                    </w:r>
                  </w:sdtContent>
                </w:sdt>
                <w:sdt>
                  <w:sdtPr>
                    <w:id w:val="777512919"/>
                    <w:tag w:val="goog_rdk_118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859552165"/>
                    <w:tag w:val="goog_rdk_118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595680600"/>
        <w:tag w:val="goog_rdk_1193"/>
      </w:sdtPr>
      <w:sdtContent>
        <w:p w:rsidR="00000000" w:rsidDel="00000000" w:rsidP="00000000" w:rsidRDefault="00000000" w:rsidRPr="00000000" w14:paraId="0000015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20518689"/>
              <w:tag w:val="goog_rdk_1191"/>
            </w:sdtPr>
            <w:sdtContent>
              <w:ins w:author="Angie Verónica Carvajal cardona" w:id="0" w:date="2026-05-15T14:09:08Z"/>
              <w:sdt>
                <w:sdtPr>
                  <w:id w:val="-483740561"/>
                  <w:tag w:val="goog_rdk_119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Content>
          </w:sdt>
        </w:p>
      </w:sdtContent>
    </w:sdt>
    <w:sdt>
      <w:sdtPr>
        <w:id w:val="2042186555"/>
        <w:tag w:val="goog_rdk_1196"/>
      </w:sdtPr>
      <w:sdtContent>
        <w:p w:rsidR="00000000" w:rsidDel="00000000" w:rsidP="00000000" w:rsidRDefault="00000000" w:rsidRPr="00000000" w14:paraId="0000015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10386658"/>
              <w:tag w:val="goog_rdk_1194"/>
            </w:sdtPr>
            <w:sdtContent>
              <w:ins w:author="Angie Verónica Carvajal cardona" w:id="0" w:date="2026-05-15T14:09:08Z"/>
              <w:sdt>
                <w:sdtPr>
                  <w:id w:val="1155226676"/>
                  <w:tag w:val="goog_rdk_1195"/>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926464562"/>
        <w:tag w:val="goog_rdk_1209"/>
      </w:sdtPr>
      <w:sdtContent>
        <w:p w:rsidR="00000000" w:rsidDel="00000000" w:rsidP="00000000" w:rsidRDefault="00000000" w:rsidRPr="00000000" w14:paraId="0000015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120143457"/>
              <w:tag w:val="goog_rdk_1197"/>
            </w:sdtPr>
            <w:sdtContent>
              <w:ins w:author="Angie Verónica Carvajal cardona" w:id="0" w:date="2026-05-15T14:09:08Z"/>
              <w:sdt>
                <w:sdtPr>
                  <w:id w:val="1650291110"/>
                  <w:tag w:val="goog_rdk_119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93419971"/>
                    <w:tag w:val="goog_rdk_1199"/>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previewBox</w:t>
                    </w:r>
                  </w:sdtContent>
                </w:sdt>
                <w:sdt>
                  <w:sdtPr>
                    <w:id w:val="461214780"/>
                    <w:tag w:val="goog_rdk_120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566035203"/>
                    <w:tag w:val="goog_rdk_120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style</w:t>
                    </w:r>
                  </w:sdtContent>
                </w:sdt>
                <w:sdt>
                  <w:sdtPr>
                    <w:id w:val="1422988263"/>
                    <w:tag w:val="goog_rdk_120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58295113"/>
                    <w:tag w:val="goog_rdk_120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backgroundColor</w:t>
                    </w:r>
                  </w:sdtContent>
                </w:sdt>
                <w:sdt>
                  <w:sdtPr>
                    <w:id w:val="1797358715"/>
                    <w:tag w:val="goog_rdk_12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45889428"/>
                    <w:tag w:val="goog_rdk_1205"/>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566134385"/>
                    <w:tag w:val="goog_rdk_120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22318636"/>
                    <w:tag w:val="goog_rdk_120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colorStyle</w:t>
                    </w:r>
                  </w:sdtContent>
                </w:sdt>
                <w:sdt>
                  <w:sdtPr>
                    <w:id w:val="-1899118235"/>
                    <w:tag w:val="goog_rdk_120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256436789"/>
        <w:tag w:val="goog_rdk_1220"/>
      </w:sdtPr>
      <w:sdtContent>
        <w:p w:rsidR="00000000" w:rsidDel="00000000" w:rsidP="00000000" w:rsidRDefault="00000000" w:rsidRPr="00000000" w14:paraId="0000015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54216774"/>
              <w:tag w:val="goog_rdk_1210"/>
            </w:sdtPr>
            <w:sdtContent>
              <w:ins w:author="Angie Verónica Carvajal cardona" w:id="0" w:date="2026-05-15T14:09:08Z"/>
              <w:sdt>
                <w:sdtPr>
                  <w:id w:val="-1568618797"/>
                  <w:tag w:val="goog_rdk_121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33250418"/>
                    <w:tag w:val="goog_rdk_1212"/>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outColor</w:t>
                    </w:r>
                  </w:sdtContent>
                </w:sdt>
                <w:sdt>
                  <w:sdtPr>
                    <w:id w:val="75559188"/>
                    <w:tag w:val="goog_rdk_12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54510712"/>
                    <w:tag w:val="goog_rdk_121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textContent</w:t>
                    </w:r>
                  </w:sdtContent>
                </w:sdt>
                <w:sdt>
                  <w:sdtPr>
                    <w:id w:val="-242718689"/>
                    <w:tag w:val="goog_rdk_121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06493469"/>
                    <w:tag w:val="goog_rdk_1216"/>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769796473"/>
                    <w:tag w:val="goog_rdk_12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47757394"/>
                    <w:tag w:val="goog_rdk_121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colorStyle</w:t>
                    </w:r>
                  </w:sdtContent>
                </w:sdt>
                <w:sdt>
                  <w:sdtPr>
                    <w:id w:val="867771271"/>
                    <w:tag w:val="goog_rdk_12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416518930"/>
        <w:tag w:val="goog_rdk_1223"/>
      </w:sdtPr>
      <w:sdtContent>
        <w:p w:rsidR="00000000" w:rsidDel="00000000" w:rsidP="00000000" w:rsidRDefault="00000000" w:rsidRPr="00000000" w14:paraId="0000015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79338686"/>
              <w:tag w:val="goog_rdk_1221"/>
            </w:sdtPr>
            <w:sdtContent>
              <w:ins w:author="Angie Verónica Carvajal cardona" w:id="0" w:date="2026-05-15T14:09:08Z"/>
              <w:sdt>
                <w:sdtPr>
                  <w:id w:val="978142320"/>
                  <w:tag w:val="goog_rdk_122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765238585"/>
        <w:tag w:val="goog_rdk_1226"/>
      </w:sdtPr>
      <w:sdtContent>
        <w:p w:rsidR="00000000" w:rsidDel="00000000" w:rsidP="00000000" w:rsidRDefault="00000000" w:rsidRPr="00000000" w14:paraId="0000015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77528905"/>
              <w:tag w:val="goog_rdk_1224"/>
            </w:sdtPr>
            <w:sdtContent>
              <w:ins w:author="Angie Verónica Carvajal cardona" w:id="0" w:date="2026-05-15T14:09:08Z"/>
              <w:sdt>
                <w:sdtPr>
                  <w:id w:val="1268110849"/>
                  <w:tag w:val="goog_rdk_1225"/>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56230004"/>
        <w:tag w:val="goog_rdk_1232"/>
      </w:sdtPr>
      <w:sdtContent>
        <w:p w:rsidR="00000000" w:rsidDel="00000000" w:rsidP="00000000" w:rsidRDefault="00000000" w:rsidRPr="00000000" w14:paraId="0000015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22653042"/>
              <w:tag w:val="goog_rdk_1227"/>
            </w:sdtPr>
            <w:sdtContent>
              <w:ins w:author="Angie Verónica Carvajal cardona" w:id="0" w:date="2026-05-15T14:09:08Z"/>
              <w:sdt>
                <w:sdtPr>
                  <w:id w:val="1743218053"/>
                  <w:tag w:val="goog_rdk_1228"/>
                </w:sdtPr>
                <w:sdtContent>
                  <w:ins w:author="Angie Verónica Carvajal cardona" w:id="0" w:date="2026-05-15T14:09:08Z">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function</w:t>
                    </w:r>
                  </w:ins>
                </w:sdtContent>
              </w:sdt>
              <w:ins w:author="Angie Verónica Carvajal cardona" w:id="0" w:date="2026-05-15T14:09:08Z">
                <w:sdt>
                  <w:sdtPr>
                    <w:id w:val="1765503262"/>
                    <w:tag w:val="goog_rdk_122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23571892"/>
                    <w:tag w:val="goog_rdk_123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renderColorInputs</w:t>
                    </w:r>
                  </w:sdtContent>
                </w:sdt>
                <w:sdt>
                  <w:sdtPr>
                    <w:id w:val="-126579870"/>
                    <w:tag w:val="goog_rdk_123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58835207"/>
        <w:tag w:val="goog_rdk_1249"/>
      </w:sdtPr>
      <w:sdtContent>
        <w:p w:rsidR="00000000" w:rsidDel="00000000" w:rsidP="00000000" w:rsidRDefault="00000000" w:rsidRPr="00000000" w14:paraId="0000015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18737609"/>
              <w:tag w:val="goog_rdk_1233"/>
            </w:sdtPr>
            <w:sdtContent>
              <w:ins w:author="Angie Verónica Carvajal cardona" w:id="0" w:date="2026-05-15T14:09:08Z"/>
              <w:sdt>
                <w:sdtPr>
                  <w:id w:val="-985707893"/>
                  <w:tag w:val="goog_rdk_123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81359190"/>
                    <w:tag w:val="goog_rdk_1235"/>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58518302"/>
                    <w:tag w:val="goog_rdk_12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14750540"/>
                    <w:tag w:val="goog_rdk_123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format</w:t>
                    </w:r>
                  </w:sdtContent>
                </w:sdt>
                <w:sdt>
                  <w:sdtPr>
                    <w:id w:val="1923734621"/>
                    <w:tag w:val="goog_rdk_123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6273107"/>
                    <w:tag w:val="goog_rdk_1239"/>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933022520"/>
                    <w:tag w:val="goog_rdk_12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80324972"/>
                    <w:tag w:val="goog_rdk_124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1481860298"/>
                    <w:tag w:val="goog_rdk_124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67261437"/>
                    <w:tag w:val="goog_rdk_1243"/>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276504841"/>
                    <w:tag w:val="goog_rdk_124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39279375"/>
                    <w:tag w:val="goog_rdk_124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'color-format'</w:t>
                    </w:r>
                  </w:sdtContent>
                </w:sdt>
                <w:sdt>
                  <w:sdtPr>
                    <w:id w:val="-1725926620"/>
                    <w:tag w:val="goog_rdk_124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35958748"/>
                    <w:tag w:val="goog_rdk_124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value</w:t>
                    </w:r>
                  </w:sdtContent>
                </w:sdt>
                <w:sdt>
                  <w:sdtPr>
                    <w:id w:val="1884557390"/>
                    <w:tag w:val="goog_rdk_12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06863066"/>
        <w:tag w:val="goog_rdk_1264"/>
      </w:sdtPr>
      <w:sdtContent>
        <w:p w:rsidR="00000000" w:rsidDel="00000000" w:rsidP="00000000" w:rsidRDefault="00000000" w:rsidRPr="00000000" w14:paraId="0000015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8159575"/>
              <w:tag w:val="goog_rdk_1250"/>
            </w:sdtPr>
            <w:sdtContent>
              <w:ins w:author="Angie Verónica Carvajal cardona" w:id="0" w:date="2026-05-15T14:09:08Z"/>
              <w:sdt>
                <w:sdtPr>
                  <w:id w:val="850362874"/>
                  <w:tag w:val="goog_rdk_125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93615649"/>
                    <w:tag w:val="goog_rdk_1252"/>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const</w:t>
                    </w:r>
                  </w:sdtContent>
                </w:sdt>
                <w:sdt>
                  <w:sdtPr>
                    <w:id w:val="1012873088"/>
                    <w:tag w:val="goog_rdk_125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24504485"/>
                    <w:tag w:val="goog_rdk_125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container</w:t>
                    </w:r>
                  </w:sdtContent>
                </w:sdt>
                <w:sdt>
                  <w:sdtPr>
                    <w:id w:val="385743708"/>
                    <w:tag w:val="goog_rdk_125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23130115"/>
                    <w:tag w:val="goog_rdk_1256"/>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30736880"/>
                    <w:tag w:val="goog_rdk_125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09059873"/>
                    <w:tag w:val="goog_rdk_125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sdtContent>
                </w:sdt>
                <w:sdt>
                  <w:sdtPr>
                    <w:id w:val="230155803"/>
                    <w:tag w:val="goog_rdk_125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24932594"/>
                    <w:tag w:val="goog_rdk_126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528498902"/>
                    <w:tag w:val="goog_rdk_12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84342793"/>
                    <w:tag w:val="goog_rdk_126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'color-inputs'</w:t>
                    </w:r>
                  </w:sdtContent>
                </w:sdt>
                <w:sdt>
                  <w:sdtPr>
                    <w:id w:val="1185883326"/>
                    <w:tag w:val="goog_rdk_12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027350931"/>
        <w:tag w:val="goog_rdk_1275"/>
      </w:sdtPr>
      <w:sdtContent>
        <w:p w:rsidR="00000000" w:rsidDel="00000000" w:rsidP="00000000" w:rsidRDefault="00000000" w:rsidRPr="00000000" w14:paraId="0000015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59417492"/>
              <w:tag w:val="goog_rdk_1265"/>
            </w:sdtPr>
            <w:sdtContent>
              <w:ins w:author="Angie Verónica Carvajal cardona" w:id="0" w:date="2026-05-15T14:09:08Z"/>
              <w:sdt>
                <w:sdtPr>
                  <w:id w:val="-158533025"/>
                  <w:tag w:val="goog_rdk_126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04379919"/>
                    <w:tag w:val="goog_rdk_126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container</w:t>
                    </w:r>
                  </w:sdtContent>
                </w:sdt>
                <w:sdt>
                  <w:sdtPr>
                    <w:id w:val="-89679961"/>
                    <w:tag w:val="goog_rdk_12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16113284"/>
                    <w:tag w:val="goog_rdk_126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innerHTML</w:t>
                    </w:r>
                  </w:sdtContent>
                </w:sdt>
                <w:sdt>
                  <w:sdtPr>
                    <w:id w:val="-826916559"/>
                    <w:tag w:val="goog_rdk_12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24739222"/>
                    <w:tag w:val="goog_rdk_1271"/>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463202842"/>
                    <w:tag w:val="goog_rdk_127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18434379"/>
                    <w:tag w:val="goog_rdk_127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sdt>
                  <w:sdtPr>
                    <w:id w:val="-1878003564"/>
                    <w:tag w:val="goog_rdk_127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77526808"/>
        <w:tag w:val="goog_rdk_1278"/>
      </w:sdtPr>
      <w:sdtContent>
        <w:p w:rsidR="00000000" w:rsidDel="00000000" w:rsidP="00000000" w:rsidRDefault="00000000" w:rsidRPr="00000000" w14:paraId="0000015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75497538"/>
              <w:tag w:val="goog_rdk_1276"/>
            </w:sdtPr>
            <w:sdtContent>
              <w:ins w:author="Angie Verónica Carvajal cardona" w:id="0" w:date="2026-05-15T14:09:08Z"/>
              <w:sdt>
                <w:sdtPr>
                  <w:id w:val="-161614957"/>
                  <w:tag w:val="goog_rdk_1277"/>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590682627"/>
        <w:tag w:val="goog_rdk_1289"/>
      </w:sdtPr>
      <w:sdtContent>
        <w:p w:rsidR="00000000" w:rsidDel="00000000" w:rsidP="00000000" w:rsidRDefault="00000000" w:rsidRPr="00000000" w14:paraId="0000015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13666443"/>
              <w:tag w:val="goog_rdk_1279"/>
            </w:sdtPr>
            <w:sdtContent>
              <w:ins w:author="Angie Verónica Carvajal cardona" w:id="0" w:date="2026-05-15T14:09:08Z"/>
              <w:sdt>
                <w:sdtPr>
                  <w:id w:val="2000048123"/>
                  <w:tag w:val="goog_rdk_128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627185642"/>
                    <w:tag w:val="goog_rdk_1281"/>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if</w:t>
                    </w:r>
                  </w:sdtContent>
                </w:sdt>
                <w:sdt>
                  <w:sdtPr>
                    <w:id w:val="-754166349"/>
                    <w:tag w:val="goog_rdk_12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54031475"/>
                    <w:tag w:val="goog_rdk_1283"/>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format</w:t>
                    </w:r>
                  </w:sdtContent>
                </w:sdt>
                <w:sdt>
                  <w:sdtPr>
                    <w:id w:val="-188572696"/>
                    <w:tag w:val="goog_rdk_12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61650273"/>
                    <w:tag w:val="goog_rdk_1285"/>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438971749"/>
                    <w:tag w:val="goog_rdk_12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13771588"/>
                    <w:tag w:val="goog_rdk_128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'hex'</w:t>
                    </w:r>
                  </w:sdtContent>
                </w:sdt>
                <w:sdt>
                  <w:sdtPr>
                    <w:id w:val="-1849047812"/>
                    <w:tag w:val="goog_rdk_128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891508113"/>
        <w:tag w:val="goog_rdk_1300"/>
      </w:sdtPr>
      <w:sdtContent>
        <w:p w:rsidR="00000000" w:rsidDel="00000000" w:rsidP="00000000" w:rsidRDefault="00000000" w:rsidRPr="00000000" w14:paraId="0000015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82674357"/>
              <w:tag w:val="goog_rdk_1290"/>
            </w:sdtPr>
            <w:sdtContent>
              <w:ins w:author="Angie Verónica Carvajal cardona" w:id="0" w:date="2026-05-15T14:09:08Z"/>
              <w:sdt>
                <w:sdtPr>
                  <w:id w:val="1237067391"/>
                  <w:tag w:val="goog_rdk_129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92692629"/>
                    <w:tag w:val="goog_rdk_1292"/>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container</w:t>
                    </w:r>
                  </w:sdtContent>
                </w:sdt>
                <w:sdt>
                  <w:sdtPr>
                    <w:id w:val="-1883997595"/>
                    <w:tag w:val="goog_rdk_129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45486470"/>
                    <w:tag w:val="goog_rdk_129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innerHTML</w:t>
                    </w:r>
                  </w:sdtContent>
                </w:sdt>
                <w:sdt>
                  <w:sdtPr>
                    <w:id w:val="-860098285"/>
                    <w:tag w:val="goog_rdk_129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37466911"/>
                    <w:tag w:val="goog_rdk_1296"/>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914530664"/>
                    <w:tag w:val="goog_rdk_129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96991741"/>
                    <w:tag w:val="goog_rdk_129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`&lt;input type="color" id="hex-picker" value="#3498db"&gt;`</w:t>
                    </w:r>
                  </w:sdtContent>
                </w:sdt>
                <w:sdt>
                  <w:sdtPr>
                    <w:id w:val="1692131054"/>
                    <w:tag w:val="goog_rdk_12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50655050"/>
        <w:tag w:val="goog_rdk_1313"/>
      </w:sdtPr>
      <w:sdtContent>
        <w:p w:rsidR="00000000" w:rsidDel="00000000" w:rsidP="00000000" w:rsidRDefault="00000000" w:rsidRPr="00000000" w14:paraId="0000016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80313389"/>
              <w:tag w:val="goog_rdk_1301"/>
            </w:sdtPr>
            <w:sdtContent>
              <w:ins w:author="Angie Verónica Carvajal cardona" w:id="0" w:date="2026-05-15T14:09:08Z"/>
              <w:sdt>
                <w:sdtPr>
                  <w:id w:val="1460550574"/>
                  <w:tag w:val="goog_rdk_130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ins>
                </w:sdtContent>
              </w:sdt>
              <w:ins w:author="Angie Verónica Carvajal cardona" w:id="0" w:date="2026-05-15T14:09:08Z">
                <w:sdt>
                  <w:sdtPr>
                    <w:id w:val="-884152939"/>
                    <w:tag w:val="goog_rdk_1303"/>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else</w:t>
                    </w:r>
                  </w:sdtContent>
                </w:sdt>
                <w:sdt>
                  <w:sdtPr>
                    <w:id w:val="1173023639"/>
                    <w:tag w:val="goog_rdk_13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70979066"/>
                    <w:tag w:val="goog_rdk_1305"/>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if</w:t>
                    </w:r>
                  </w:sdtContent>
                </w:sdt>
                <w:sdt>
                  <w:sdtPr>
                    <w:id w:val="1199455100"/>
                    <w:tag w:val="goog_rdk_130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76468060"/>
                    <w:tag w:val="goog_rdk_130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format</w:t>
                    </w:r>
                  </w:sdtContent>
                </w:sdt>
                <w:sdt>
                  <w:sdtPr>
                    <w:id w:val="664829350"/>
                    <w:tag w:val="goog_rdk_130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1550576"/>
                    <w:tag w:val="goog_rdk_1309"/>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504862115"/>
                    <w:tag w:val="goog_rdk_131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13915997"/>
                    <w:tag w:val="goog_rdk_131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'rgb'</w:t>
                    </w:r>
                  </w:sdtContent>
                </w:sdt>
                <w:sdt>
                  <w:sdtPr>
                    <w:id w:val="-81054951"/>
                    <w:tag w:val="goog_rdk_131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811378211"/>
        <w:tag w:val="goog_rdk_1323"/>
      </w:sdtPr>
      <w:sdtContent>
        <w:p w:rsidR="00000000" w:rsidDel="00000000" w:rsidP="00000000" w:rsidRDefault="00000000" w:rsidRPr="00000000" w14:paraId="00000161">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2145860855"/>
              <w:tag w:val="goog_rdk_1314"/>
            </w:sdtPr>
            <w:sdtContent>
              <w:ins w:author="Angie Verónica Carvajal cardona" w:id="0" w:date="2026-05-15T14:09:08Z"/>
              <w:sdt>
                <w:sdtPr>
                  <w:id w:val="1737041645"/>
                  <w:tag w:val="goog_rdk_131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25976952"/>
                    <w:tag w:val="goog_rdk_1316"/>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container</w:t>
                    </w:r>
                  </w:sdtContent>
                </w:sdt>
                <w:sdt>
                  <w:sdtPr>
                    <w:id w:val="-777879301"/>
                    <w:tag w:val="goog_rdk_131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48936914"/>
                    <w:tag w:val="goog_rdk_131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innerHTML</w:t>
                    </w:r>
                  </w:sdtContent>
                </w:sdt>
                <w:sdt>
                  <w:sdtPr>
                    <w:id w:val="-657448814"/>
                    <w:tag w:val="goog_rdk_13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09734974"/>
                    <w:tag w:val="goog_rdk_1320"/>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817476366"/>
                    <w:tag w:val="goog_rdk_13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79778016"/>
                    <w:tag w:val="goog_rdk_132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ins>
            </w:sdtContent>
          </w:sdt>
        </w:p>
      </w:sdtContent>
    </w:sdt>
    <w:sdt>
      <w:sdtPr>
        <w:id w:val="-1407376116"/>
        <w:tag w:val="goog_rdk_1326"/>
      </w:sdtPr>
      <w:sdtContent>
        <w:p w:rsidR="00000000" w:rsidDel="00000000" w:rsidP="00000000" w:rsidRDefault="00000000" w:rsidRPr="00000000" w14:paraId="00000162">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276067310"/>
              <w:tag w:val="goog_rdk_1324"/>
            </w:sdtPr>
            <w:sdtContent>
              <w:ins w:author="Angie Verónica Carvajal cardona" w:id="0" w:date="2026-05-15T14:09:08Z"/>
              <w:sdt>
                <w:sdtPr>
                  <w:id w:val="-754148997"/>
                  <w:tag w:val="goog_rdk_1325"/>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&lt;label&gt;R&lt;/label&gt;&lt;input type="range" id="r-val" min="0" max="255" value="52"&gt;</w:t>
                    </w:r>
                  </w:ins>
                </w:sdtContent>
              </w:sdt>
              <w:ins w:author="Angie Verónica Carvajal cardona" w:id="0" w:date="2026-05-15T14:09:08Z"/>
            </w:sdtContent>
          </w:sdt>
        </w:p>
      </w:sdtContent>
    </w:sdt>
    <w:sdt>
      <w:sdtPr>
        <w:id w:val="532128467"/>
        <w:tag w:val="goog_rdk_1329"/>
      </w:sdtPr>
      <w:sdtContent>
        <w:p w:rsidR="00000000" w:rsidDel="00000000" w:rsidP="00000000" w:rsidRDefault="00000000" w:rsidRPr="00000000" w14:paraId="00000163">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1969254538"/>
              <w:tag w:val="goog_rdk_1327"/>
            </w:sdtPr>
            <w:sdtContent>
              <w:ins w:author="Angie Verónica Carvajal cardona" w:id="0" w:date="2026-05-15T14:09:08Z"/>
              <w:sdt>
                <w:sdtPr>
                  <w:id w:val="-761141793"/>
                  <w:tag w:val="goog_rdk_1328"/>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&lt;label&gt;G&lt;/label&gt;&lt;input type="range" id="g-val" min="0" max="255" value="152"&gt;</w:t>
                    </w:r>
                  </w:ins>
                </w:sdtContent>
              </w:sdt>
              <w:ins w:author="Angie Verónica Carvajal cardona" w:id="0" w:date="2026-05-15T14:09:08Z"/>
            </w:sdtContent>
          </w:sdt>
        </w:p>
      </w:sdtContent>
    </w:sdt>
    <w:sdt>
      <w:sdtPr>
        <w:id w:val="1221199294"/>
        <w:tag w:val="goog_rdk_1332"/>
      </w:sdtPr>
      <w:sdtContent>
        <w:p w:rsidR="00000000" w:rsidDel="00000000" w:rsidP="00000000" w:rsidRDefault="00000000" w:rsidRPr="00000000" w14:paraId="00000164">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1772229956"/>
              <w:tag w:val="goog_rdk_1330"/>
            </w:sdtPr>
            <w:sdtContent>
              <w:ins w:author="Angie Verónica Carvajal cardona" w:id="0" w:date="2026-05-15T14:09:08Z"/>
              <w:sdt>
                <w:sdtPr>
                  <w:id w:val="-1935629213"/>
                  <w:tag w:val="goog_rdk_1331"/>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&lt;label&gt;B&lt;/label&gt;&lt;input type="range" id="b-val" min="0" max="255" value="219"&gt;</w:t>
                    </w:r>
                  </w:ins>
                </w:sdtContent>
              </w:sdt>
              <w:ins w:author="Angie Verónica Carvajal cardona" w:id="0" w:date="2026-05-15T14:09:08Z"/>
            </w:sdtContent>
          </w:sdt>
        </w:p>
      </w:sdtContent>
    </w:sdt>
    <w:sdt>
      <w:sdtPr>
        <w:id w:val="-531835282"/>
        <w:tag w:val="goog_rdk_1336"/>
      </w:sdtPr>
      <w:sdtContent>
        <w:p w:rsidR="00000000" w:rsidDel="00000000" w:rsidP="00000000" w:rsidRDefault="00000000" w:rsidRPr="00000000" w14:paraId="0000016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711449857"/>
              <w:tag w:val="goog_rdk_1333"/>
            </w:sdtPr>
            <w:sdtContent>
              <w:ins w:author="Angie Verónica Carvajal cardona" w:id="0" w:date="2026-05-15T14:09:08Z"/>
              <w:sdt>
                <w:sdtPr>
                  <w:id w:val="-1274487970"/>
                  <w:tag w:val="goog_rdk_1334"/>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w:t>
                    </w:r>
                  </w:ins>
                </w:sdtContent>
              </w:sdt>
              <w:ins w:author="Angie Verónica Carvajal cardona" w:id="0" w:date="2026-05-15T14:09:08Z">
                <w:sdt>
                  <w:sdtPr>
                    <w:id w:val="1397771331"/>
                    <w:tag w:val="goog_rdk_13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55572254"/>
        <w:tag w:val="goog_rdk_1341"/>
      </w:sdtPr>
      <w:sdtContent>
        <w:p w:rsidR="00000000" w:rsidDel="00000000" w:rsidP="00000000" w:rsidRDefault="00000000" w:rsidRPr="00000000" w14:paraId="0000016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07488063"/>
              <w:tag w:val="goog_rdk_1337"/>
            </w:sdtPr>
            <w:sdtContent>
              <w:ins w:author="Angie Verónica Carvajal cardona" w:id="0" w:date="2026-05-15T14:09:08Z"/>
              <w:sdt>
                <w:sdtPr>
                  <w:id w:val="392046372"/>
                  <w:tag w:val="goog_rdk_133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ins>
                </w:sdtContent>
              </w:sdt>
              <w:ins w:author="Angie Verónica Carvajal cardona" w:id="0" w:date="2026-05-15T14:09:08Z">
                <w:sdt>
                  <w:sdtPr>
                    <w:id w:val="728560204"/>
                    <w:tag w:val="goog_rdk_1339"/>
                  </w:sdtPr>
                  <w:sdtContent>
                    <w:r w:rsidDel="00000000" w:rsidR="00000000" w:rsidRPr="00000000">
                      <w:rPr>
                        <w:rFonts w:ascii="Courier New" w:cs="Courier New" w:eastAsia="Courier New" w:hAnsi="Courier New"/>
                        <w:color w:val="c586c0"/>
                        <w:sz w:val="21"/>
                        <w:szCs w:val="21"/>
                        <w:rtl w:val="0"/>
                        <w:rPrChange w:author="Angie Verónica Carvajal cardona" w:id="1" w:date="2026-05-15T14:09:08Z">
                          <w:rPr/>
                        </w:rPrChange>
                      </w:rPr>
                      <w:t xml:space="preserve">else</w:t>
                    </w:r>
                  </w:sdtContent>
                </w:sdt>
                <w:sdt>
                  <w:sdtPr>
                    <w:id w:val="-273627251"/>
                    <w:tag w:val="goog_rdk_13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971593378"/>
        <w:tag w:val="goog_rdk_1351"/>
      </w:sdtPr>
      <w:sdtContent>
        <w:p w:rsidR="00000000" w:rsidDel="00000000" w:rsidP="00000000" w:rsidRDefault="00000000" w:rsidRPr="00000000" w14:paraId="00000167">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692887989"/>
              <w:tag w:val="goog_rdk_1342"/>
            </w:sdtPr>
            <w:sdtContent>
              <w:ins w:author="Angie Verónica Carvajal cardona" w:id="0" w:date="2026-05-15T14:09:08Z"/>
              <w:sdt>
                <w:sdtPr>
                  <w:id w:val="-1422340780"/>
                  <w:tag w:val="goog_rdk_134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671450914"/>
                    <w:tag w:val="goog_rdk_1344"/>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container</w:t>
                    </w:r>
                  </w:sdtContent>
                </w:sdt>
                <w:sdt>
                  <w:sdtPr>
                    <w:id w:val="1423099152"/>
                    <w:tag w:val="goog_rdk_13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00231430"/>
                    <w:tag w:val="goog_rdk_134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innerHTML</w:t>
                    </w:r>
                  </w:sdtContent>
                </w:sdt>
                <w:sdt>
                  <w:sdtPr>
                    <w:id w:val="-1562438487"/>
                    <w:tag w:val="goog_rdk_13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17313900"/>
                    <w:tag w:val="goog_rdk_1348"/>
                  </w:sdtPr>
                  <w:sdtContent>
                    <w:r w:rsidDel="00000000" w:rsidR="00000000" w:rsidRPr="00000000">
                      <w:rPr>
                        <w:rFonts w:ascii="Courier New" w:cs="Courier New" w:eastAsia="Courier New" w:hAnsi="Courier New"/>
                        <w:color w:val="d4d4d4"/>
                        <w:sz w:val="21"/>
                        <w:szCs w:val="21"/>
                        <w:rtl w:val="0"/>
                        <w:rPrChange w:author="Angie Verónica Carvajal cardona" w:id="1" w:date="2026-05-15T14:09:08Z">
                          <w:rPr/>
                        </w:rPrChange>
                      </w:rPr>
                      <w:t xml:space="preserve">=</w:t>
                    </w:r>
                  </w:sdtContent>
                </w:sdt>
                <w:sdt>
                  <w:sdtPr>
                    <w:id w:val="-1423682619"/>
                    <w:tag w:val="goog_rdk_13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96776064"/>
                    <w:tag w:val="goog_rdk_135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t>
                    </w:r>
                  </w:sdtContent>
                </w:sdt>
              </w:ins>
            </w:sdtContent>
          </w:sdt>
        </w:p>
      </w:sdtContent>
    </w:sdt>
    <w:sdt>
      <w:sdtPr>
        <w:id w:val="1349279315"/>
        <w:tag w:val="goog_rdk_1354"/>
      </w:sdtPr>
      <w:sdtContent>
        <w:p w:rsidR="00000000" w:rsidDel="00000000" w:rsidP="00000000" w:rsidRDefault="00000000" w:rsidRPr="00000000" w14:paraId="00000168">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842083362"/>
              <w:tag w:val="goog_rdk_1352"/>
            </w:sdtPr>
            <w:sdtContent>
              <w:ins w:author="Angie Verónica Carvajal cardona" w:id="0" w:date="2026-05-15T14:09:08Z"/>
              <w:sdt>
                <w:sdtPr>
                  <w:id w:val="-630626387"/>
                  <w:tag w:val="goog_rdk_1353"/>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&lt;label&gt;Hue&lt;/label&gt;&lt;input type="range" id="h-val" min="0" max="360" value="204"&gt;</w:t>
                    </w:r>
                  </w:ins>
                </w:sdtContent>
              </w:sdt>
              <w:ins w:author="Angie Verónica Carvajal cardona" w:id="0" w:date="2026-05-15T14:09:08Z"/>
            </w:sdtContent>
          </w:sdt>
        </w:p>
      </w:sdtContent>
    </w:sdt>
    <w:sdt>
      <w:sdtPr>
        <w:id w:val="1865664666"/>
        <w:tag w:val="goog_rdk_1357"/>
      </w:sdtPr>
      <w:sdtContent>
        <w:p w:rsidR="00000000" w:rsidDel="00000000" w:rsidP="00000000" w:rsidRDefault="00000000" w:rsidRPr="00000000" w14:paraId="00000169">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288152728"/>
              <w:tag w:val="goog_rdk_1355"/>
            </w:sdtPr>
            <w:sdtContent>
              <w:ins w:author="Angie Verónica Carvajal cardona" w:id="0" w:date="2026-05-15T14:09:08Z"/>
              <w:sdt>
                <w:sdtPr>
                  <w:id w:val="120324983"/>
                  <w:tag w:val="goog_rdk_1356"/>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&lt;label&gt;Sat %&lt;/label&gt;&lt;input type="range" id="s-val" min="0" max="100" value="70"&gt;</w:t>
                    </w:r>
                  </w:ins>
                </w:sdtContent>
              </w:sdt>
              <w:ins w:author="Angie Verónica Carvajal cardona" w:id="0" w:date="2026-05-15T14:09:08Z"/>
            </w:sdtContent>
          </w:sdt>
        </w:p>
      </w:sdtContent>
    </w:sdt>
    <w:sdt>
      <w:sdtPr>
        <w:id w:val="202010050"/>
        <w:tag w:val="goog_rdk_1360"/>
      </w:sdtPr>
      <w:sdtContent>
        <w:p w:rsidR="00000000" w:rsidDel="00000000" w:rsidP="00000000" w:rsidRDefault="00000000" w:rsidRPr="00000000" w14:paraId="0000016A">
          <w:pPr>
            <w:shd w:fill="1f1f1f" w:val="clear"/>
            <w:spacing w:line="325.71428571428567" w:lineRule="auto"/>
            <w:rPr>
              <w:ins w:author="Angie Verónica Carvajal cardona" w:id="0" w:date="2026-05-15T14:09:08Z"/>
              <w:rFonts w:ascii="Courier New" w:cs="Courier New" w:eastAsia="Courier New" w:hAnsi="Courier New"/>
              <w:color w:val="ce9178"/>
              <w:sz w:val="21"/>
              <w:szCs w:val="21"/>
              <w:rPrChange w:author="Angie Verónica Carvajal cardona" w:id="1" w:date="2026-05-15T14:09:08Z">
                <w:rPr/>
              </w:rPrChange>
            </w:rPr>
          </w:pPr>
          <w:sdt>
            <w:sdtPr>
              <w:id w:val="1069756054"/>
              <w:tag w:val="goog_rdk_1358"/>
            </w:sdtPr>
            <w:sdtContent>
              <w:ins w:author="Angie Verónica Carvajal cardona" w:id="0" w:date="2026-05-15T14:09:08Z"/>
              <w:sdt>
                <w:sdtPr>
                  <w:id w:val="-1146456111"/>
                  <w:tag w:val="goog_rdk_1359"/>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&lt;label&gt;Light %&lt;/label&gt;&lt;input type="range" id="l-val" min="0" max="100" value="53"&gt;</w:t>
                    </w:r>
                  </w:ins>
                </w:sdtContent>
              </w:sdt>
              <w:ins w:author="Angie Verónica Carvajal cardona" w:id="0" w:date="2026-05-15T14:09:08Z"/>
            </w:sdtContent>
          </w:sdt>
        </w:p>
      </w:sdtContent>
    </w:sdt>
    <w:sdt>
      <w:sdtPr>
        <w:id w:val="294701220"/>
        <w:tag w:val="goog_rdk_1364"/>
      </w:sdtPr>
      <w:sdtContent>
        <w:p w:rsidR="00000000" w:rsidDel="00000000" w:rsidP="00000000" w:rsidRDefault="00000000" w:rsidRPr="00000000" w14:paraId="0000016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28470369"/>
              <w:tag w:val="goog_rdk_1361"/>
            </w:sdtPr>
            <w:sdtContent>
              <w:ins w:author="Angie Verónica Carvajal cardona" w:id="0" w:date="2026-05-15T14:09:08Z"/>
              <w:sdt>
                <w:sdtPr>
                  <w:id w:val="1233986075"/>
                  <w:tag w:val="goog_rdk_1362"/>
                </w:sdtPr>
                <w:sdtContent>
                  <w:ins w:author="Angie Verónica Carvajal cardona" w:id="0" w:date="2026-05-15T14:09:08Z">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        `</w:t>
                    </w:r>
                  </w:ins>
                </w:sdtContent>
              </w:sdt>
              <w:ins w:author="Angie Verónica Carvajal cardona" w:id="0" w:date="2026-05-15T14:09:08Z">
                <w:sdt>
                  <w:sdtPr>
                    <w:id w:val="-155151020"/>
                    <w:tag w:val="goog_rdk_13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9925965"/>
        <w:tag w:val="goog_rdk_1367"/>
      </w:sdtPr>
      <w:sdtContent>
        <w:p w:rsidR="00000000" w:rsidDel="00000000" w:rsidP="00000000" w:rsidRDefault="00000000" w:rsidRPr="00000000" w14:paraId="0000016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31011788"/>
              <w:tag w:val="goog_rdk_1365"/>
            </w:sdtPr>
            <w:sdtContent>
              <w:ins w:author="Angie Verónica Carvajal cardona" w:id="0" w:date="2026-05-15T14:09:08Z"/>
              <w:sdt>
                <w:sdtPr>
                  <w:id w:val="1271441808"/>
                  <w:tag w:val="goog_rdk_136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Content>
          </w:sdt>
        </w:p>
      </w:sdtContent>
    </w:sdt>
    <w:sdt>
      <w:sdtPr>
        <w:id w:val="1547497312"/>
        <w:tag w:val="goog_rdk_1370"/>
      </w:sdtPr>
      <w:sdtContent>
        <w:p w:rsidR="00000000" w:rsidDel="00000000" w:rsidP="00000000" w:rsidRDefault="00000000" w:rsidRPr="00000000" w14:paraId="0000016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15683237"/>
              <w:tag w:val="goog_rdk_1368"/>
            </w:sdtPr>
            <w:sdtContent>
              <w:ins w:author="Angie Verónica Carvajal cardona" w:id="0" w:date="2026-05-15T14:09:08Z"/>
              <w:sdt>
                <w:sdtPr>
                  <w:id w:val="1703452056"/>
                  <w:tag w:val="goog_rdk_1369"/>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72385206"/>
        <w:tag w:val="goog_rdk_1374"/>
      </w:sdtPr>
      <w:sdtContent>
        <w:p w:rsidR="00000000" w:rsidDel="00000000" w:rsidP="00000000" w:rsidRDefault="00000000" w:rsidRPr="00000000" w14:paraId="0000016E">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442155943"/>
              <w:tag w:val="goog_rdk_1371"/>
            </w:sdtPr>
            <w:sdtContent>
              <w:ins w:author="Angie Verónica Carvajal cardona" w:id="0" w:date="2026-05-15T14:09:08Z"/>
              <w:sdt>
                <w:sdtPr>
                  <w:id w:val="36042456"/>
                  <w:tag w:val="goog_rdk_137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20447924"/>
                    <w:tag w:val="goog_rdk_1373"/>
                  </w:sdtPr>
                  <w:sdtContent>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 Re-vincular eventos a los nuevos inputs</w:t>
                    </w:r>
                  </w:sdtContent>
                </w:sdt>
              </w:ins>
            </w:sdtContent>
          </w:sdt>
        </w:p>
      </w:sdtContent>
    </w:sdt>
    <w:sdt>
      <w:sdtPr>
        <w:id w:val="-1786850433"/>
        <w:tag w:val="goog_rdk_1389"/>
      </w:sdtPr>
      <w:sdtContent>
        <w:p w:rsidR="00000000" w:rsidDel="00000000" w:rsidP="00000000" w:rsidRDefault="00000000" w:rsidRPr="00000000" w14:paraId="0000016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52594016"/>
              <w:tag w:val="goog_rdk_1375"/>
            </w:sdtPr>
            <w:sdtContent>
              <w:ins w:author="Angie Verónica Carvajal cardona" w:id="0" w:date="2026-05-15T14:09:08Z"/>
              <w:sdt>
                <w:sdtPr>
                  <w:id w:val="1421117678"/>
                  <w:tag w:val="goog_rdk_137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19248739"/>
                    <w:tag w:val="goog_rdk_1377"/>
                  </w:sdtPr>
                  <w:sdtContent>
                    <w:r w:rsidDel="00000000" w:rsidR="00000000" w:rsidRPr="00000000">
                      <w:rPr>
                        <w:rFonts w:ascii="Courier New" w:cs="Courier New" w:eastAsia="Courier New" w:hAnsi="Courier New"/>
                        <w:color w:val="4fc1ff"/>
                        <w:sz w:val="21"/>
                        <w:szCs w:val="21"/>
                        <w:rtl w:val="0"/>
                        <w:rPrChange w:author="Angie Verónica Carvajal cardona" w:id="1" w:date="2026-05-15T14:09:08Z">
                          <w:rPr/>
                        </w:rPrChange>
                      </w:rPr>
                      <w:t xml:space="preserve">container</w:t>
                    </w:r>
                  </w:sdtContent>
                </w:sdt>
                <w:sdt>
                  <w:sdtPr>
                    <w:id w:val="-514721169"/>
                    <w:tag w:val="goog_rdk_137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34129931"/>
                    <w:tag w:val="goog_rdk_137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querySelectorAll</w:t>
                    </w:r>
                  </w:sdtContent>
                </w:sdt>
                <w:sdt>
                  <w:sdtPr>
                    <w:id w:val="900952041"/>
                    <w:tag w:val="goog_rdk_138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36359483"/>
                    <w:tag w:val="goog_rdk_138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'input'</w:t>
                    </w:r>
                  </w:sdtContent>
                </w:sdt>
                <w:sdt>
                  <w:sdtPr>
                    <w:id w:val="-1564666776"/>
                    <w:tag w:val="goog_rdk_13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282736798"/>
                    <w:tag w:val="goog_rdk_1383"/>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forEach</w:t>
                    </w:r>
                  </w:sdtContent>
                </w:sdt>
                <w:sdt>
                  <w:sdtPr>
                    <w:id w:val="2032744436"/>
                    <w:tag w:val="goog_rdk_13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13049075"/>
                    <w:tag w:val="goog_rdk_138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input</w:t>
                    </w:r>
                  </w:sdtContent>
                </w:sdt>
                <w:sdt>
                  <w:sdtPr>
                    <w:id w:val="350570199"/>
                    <w:tag w:val="goog_rdk_13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76300227"/>
                    <w:tag w:val="goog_rdk_1387"/>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=&gt;</w:t>
                    </w:r>
                  </w:sdtContent>
                </w:sdt>
                <w:sdt>
                  <w:sdtPr>
                    <w:id w:val="-1988552086"/>
                    <w:tag w:val="goog_rdk_138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593949515"/>
        <w:tag w:val="goog_rdk_1400"/>
      </w:sdtPr>
      <w:sdtContent>
        <w:p w:rsidR="00000000" w:rsidDel="00000000" w:rsidP="00000000" w:rsidRDefault="00000000" w:rsidRPr="00000000" w14:paraId="0000017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12219791"/>
              <w:tag w:val="goog_rdk_1390"/>
            </w:sdtPr>
            <w:sdtContent>
              <w:ins w:author="Angie Verónica Carvajal cardona" w:id="0" w:date="2026-05-15T14:09:08Z"/>
              <w:sdt>
                <w:sdtPr>
                  <w:id w:val="551597303"/>
                  <w:tag w:val="goog_rdk_139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32541902"/>
                    <w:tag w:val="goog_rdk_139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input</w:t>
                    </w:r>
                  </w:sdtContent>
                </w:sdt>
                <w:sdt>
                  <w:sdtPr>
                    <w:id w:val="183874184"/>
                    <w:tag w:val="goog_rdk_139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1154848"/>
                    <w:tag w:val="goog_rdk_1394"/>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addEventListener</w:t>
                    </w:r>
                  </w:sdtContent>
                </w:sdt>
                <w:sdt>
                  <w:sdtPr>
                    <w:id w:val="2045551710"/>
                    <w:tag w:val="goog_rdk_139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76861060"/>
                    <w:tag w:val="goog_rdk_139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'input'</w:t>
                    </w:r>
                  </w:sdtContent>
                </w:sdt>
                <w:sdt>
                  <w:sdtPr>
                    <w:id w:val="1870747552"/>
                    <w:tag w:val="goog_rdk_139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73455339"/>
                    <w:tag w:val="goog_rdk_1398"/>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updatePreview</w:t>
                    </w:r>
                  </w:sdtContent>
                </w:sdt>
                <w:sdt>
                  <w:sdtPr>
                    <w:id w:val="-822743367"/>
                    <w:tag w:val="goog_rdk_13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92839400"/>
        <w:tag w:val="goog_rdk_1403"/>
      </w:sdtPr>
      <w:sdtContent>
        <w:p w:rsidR="00000000" w:rsidDel="00000000" w:rsidP="00000000" w:rsidRDefault="00000000" w:rsidRPr="00000000" w14:paraId="0000017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45058589"/>
              <w:tag w:val="goog_rdk_1401"/>
            </w:sdtPr>
            <w:sdtContent>
              <w:ins w:author="Angie Verónica Carvajal cardona" w:id="0" w:date="2026-05-15T14:09:08Z"/>
              <w:sdt>
                <w:sdtPr>
                  <w:id w:val="-1829618239"/>
                  <w:tag w:val="goog_rdk_140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Content>
          </w:sdt>
        </w:p>
      </w:sdtContent>
    </w:sdt>
    <w:sdt>
      <w:sdtPr>
        <w:id w:val="-396437821"/>
        <w:tag w:val="goog_rdk_1408"/>
      </w:sdtPr>
      <w:sdtContent>
        <w:p w:rsidR="00000000" w:rsidDel="00000000" w:rsidP="00000000" w:rsidRDefault="00000000" w:rsidRPr="00000000" w14:paraId="0000017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855683"/>
              <w:tag w:val="goog_rdk_1404"/>
            </w:sdtPr>
            <w:sdtContent>
              <w:ins w:author="Angie Verónica Carvajal cardona" w:id="0" w:date="2026-05-15T14:09:08Z"/>
              <w:sdt>
                <w:sdtPr>
                  <w:id w:val="220261107"/>
                  <w:tag w:val="goog_rdk_140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46133442"/>
                    <w:tag w:val="goog_rdk_1406"/>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updatePreview</w:t>
                    </w:r>
                  </w:sdtContent>
                </w:sdt>
                <w:sdt>
                  <w:sdtPr>
                    <w:id w:val="797525773"/>
                    <w:tag w:val="goog_rdk_140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701819134"/>
        <w:tag w:val="goog_rdk_1411"/>
      </w:sdtPr>
      <w:sdtContent>
        <w:p w:rsidR="00000000" w:rsidDel="00000000" w:rsidP="00000000" w:rsidRDefault="00000000" w:rsidRPr="00000000" w14:paraId="0000017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04152860"/>
              <w:tag w:val="goog_rdk_1409"/>
            </w:sdtPr>
            <w:sdtContent>
              <w:ins w:author="Angie Verónica Carvajal cardona" w:id="0" w:date="2026-05-15T14:09:08Z"/>
              <w:sdt>
                <w:sdtPr>
                  <w:id w:val="-49731924"/>
                  <w:tag w:val="goog_rdk_141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666814457"/>
        <w:tag w:val="goog_rdk_1414"/>
      </w:sdtPr>
      <w:sdtContent>
        <w:p w:rsidR="00000000" w:rsidDel="00000000" w:rsidP="00000000" w:rsidRDefault="00000000" w:rsidRPr="00000000" w14:paraId="0000017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80587894"/>
              <w:tag w:val="goog_rdk_1412"/>
            </w:sdtPr>
            <w:sdtContent>
              <w:ins w:author="Angie Verónica Carvajal cardona" w:id="0" w:date="2026-05-15T14:09:08Z"/>
              <w:sdt>
                <w:sdtPr>
                  <w:id w:val="-2053526556"/>
                  <w:tag w:val="goog_rdk_1413"/>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971532424"/>
        <w:tag w:val="goog_rdk_1417"/>
      </w:sdtPr>
      <w:sdtContent>
        <w:p w:rsidR="00000000" w:rsidDel="00000000" w:rsidP="00000000" w:rsidRDefault="00000000" w:rsidRPr="00000000" w14:paraId="00000175">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1929810469"/>
              <w:tag w:val="goog_rdk_1415"/>
            </w:sdtPr>
            <w:sdtContent>
              <w:ins w:author="Angie Verónica Carvajal cardona" w:id="0" w:date="2026-05-15T14:09:08Z"/>
              <w:sdt>
                <w:sdtPr>
                  <w:id w:val="-1676174323"/>
                  <w:tag w:val="goog_rdk_1416"/>
                </w:sdtPr>
                <w:sdtContent>
                  <w:ins w:author="Angie Verónica Carvajal cardona" w:id="0" w:date="2026-05-15T14:09:08Z">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 Inicialización y Eventos</w:t>
                    </w:r>
                  </w:ins>
                </w:sdtContent>
              </w:sdt>
              <w:ins w:author="Angie Verónica Carvajal cardona" w:id="0" w:date="2026-05-15T14:09:08Z"/>
            </w:sdtContent>
          </w:sdt>
        </w:p>
      </w:sdtContent>
    </w:sdt>
    <w:sdt>
      <w:sdtPr>
        <w:id w:val="863828067"/>
        <w:tag w:val="goog_rdk_1431"/>
      </w:sdtPr>
      <w:sdtContent>
        <w:p w:rsidR="00000000" w:rsidDel="00000000" w:rsidP="00000000" w:rsidRDefault="00000000" w:rsidRPr="00000000" w14:paraId="0000017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71819250"/>
              <w:tag w:val="goog_rdk_1418"/>
            </w:sdtPr>
            <w:sdtContent>
              <w:ins w:author="Angie Verónica Carvajal cardona" w:id="0" w:date="2026-05-15T14:09:08Z"/>
              <w:sdt>
                <w:sdtPr>
                  <w:id w:val="-787986496"/>
                  <w:tag w:val="goog_rdk_1419"/>
                </w:sdtPr>
                <w:sdtContent>
                  <w:ins w:author="Angie Verónica Carvajal cardona" w:id="0" w:date="2026-05-15T14:09:08Z">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ins>
                </w:sdtContent>
              </w:sdt>
              <w:ins w:author="Angie Verónica Carvajal cardona" w:id="0" w:date="2026-05-15T14:09:08Z">
                <w:sdt>
                  <w:sdtPr>
                    <w:id w:val="1504263623"/>
                    <w:tag w:val="goog_rdk_142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346477723"/>
                    <w:tag w:val="goog_rdk_1421"/>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getElementById</w:t>
                    </w:r>
                  </w:sdtContent>
                </w:sdt>
                <w:sdt>
                  <w:sdtPr>
                    <w:id w:val="-1272445028"/>
                    <w:tag w:val="goog_rdk_142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747385594"/>
                    <w:tag w:val="goog_rdk_142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'color-format'</w:t>
                    </w:r>
                  </w:sdtContent>
                </w:sdt>
                <w:sdt>
                  <w:sdtPr>
                    <w:id w:val="-790702543"/>
                    <w:tag w:val="goog_rdk_142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453011480"/>
                    <w:tag w:val="goog_rdk_1425"/>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addEventListener</w:t>
                    </w:r>
                  </w:sdtContent>
                </w:sdt>
                <w:sdt>
                  <w:sdtPr>
                    <w:id w:val="558215430"/>
                    <w:tag w:val="goog_rdk_142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730860030"/>
                    <w:tag w:val="goog_rdk_142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'change'</w:t>
                    </w:r>
                  </w:sdtContent>
                </w:sdt>
                <w:sdt>
                  <w:sdtPr>
                    <w:id w:val="902584813"/>
                    <w:tag w:val="goog_rdk_14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59543224"/>
                    <w:tag w:val="goog_rdk_142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renderColorInputs</w:t>
                    </w:r>
                  </w:sdtContent>
                </w:sdt>
                <w:sdt>
                  <w:sdtPr>
                    <w:id w:val="-1290146975"/>
                    <w:tag w:val="goog_rdk_143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47750768"/>
        <w:tag w:val="goog_rdk_1445"/>
      </w:sdtPr>
      <w:sdtContent>
        <w:p w:rsidR="00000000" w:rsidDel="00000000" w:rsidP="00000000" w:rsidRDefault="00000000" w:rsidRPr="00000000" w14:paraId="0000017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64304653"/>
              <w:tag w:val="goog_rdk_1432"/>
            </w:sdtPr>
            <w:sdtContent>
              <w:ins w:author="Angie Verónica Carvajal cardona" w:id="0" w:date="2026-05-15T14:09:08Z"/>
              <w:sdt>
                <w:sdtPr>
                  <w:id w:val="487505037"/>
                  <w:tag w:val="goog_rdk_1433"/>
                </w:sdtPr>
                <w:sdtContent>
                  <w:ins w:author="Angie Verónica Carvajal cardona" w:id="0" w:date="2026-05-15T14:09:08Z">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document</w:t>
                    </w:r>
                  </w:ins>
                </w:sdtContent>
              </w:sdt>
              <w:ins w:author="Angie Verónica Carvajal cardona" w:id="0" w:date="2026-05-15T14:09:08Z">
                <w:sdt>
                  <w:sdtPr>
                    <w:id w:val="778893036"/>
                    <w:tag w:val="goog_rdk_14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01141674"/>
                    <w:tag w:val="goog_rdk_1435"/>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querySelectorAll</w:t>
                    </w:r>
                  </w:sdtContent>
                </w:sdt>
                <w:sdt>
                  <w:sdtPr>
                    <w:id w:val="7704925"/>
                    <w:tag w:val="goog_rdk_14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119425422"/>
                    <w:tag w:val="goog_rdk_143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'.control-group input, select'</w:t>
                    </w:r>
                  </w:sdtContent>
                </w:sdt>
                <w:sdt>
                  <w:sdtPr>
                    <w:id w:val="226610040"/>
                    <w:tag w:val="goog_rdk_143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471000053"/>
                    <w:tag w:val="goog_rdk_143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forEach</w:t>
                    </w:r>
                  </w:sdtContent>
                </w:sdt>
                <w:sdt>
                  <w:sdtPr>
                    <w:id w:val="-794113123"/>
                    <w:tag w:val="goog_rdk_14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633457214"/>
                    <w:tag w:val="goog_rdk_144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el</w:t>
                    </w:r>
                  </w:sdtContent>
                </w:sdt>
                <w:sdt>
                  <w:sdtPr>
                    <w:id w:val="987897860"/>
                    <w:tag w:val="goog_rdk_144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34412833"/>
                    <w:tag w:val="goog_rdk_1443"/>
                  </w:sdtPr>
                  <w:sdtContent>
                    <w:r w:rsidDel="00000000" w:rsidR="00000000" w:rsidRPr="00000000">
                      <w:rPr>
                        <w:rFonts w:ascii="Courier New" w:cs="Courier New" w:eastAsia="Courier New" w:hAnsi="Courier New"/>
                        <w:color w:val="569cd6"/>
                        <w:sz w:val="21"/>
                        <w:szCs w:val="21"/>
                        <w:rtl w:val="0"/>
                        <w:rPrChange w:author="Angie Verónica Carvajal cardona" w:id="1" w:date="2026-05-15T14:09:08Z">
                          <w:rPr/>
                        </w:rPrChange>
                      </w:rPr>
                      <w:t xml:space="preserve">=&gt;</w:t>
                    </w:r>
                  </w:sdtContent>
                </w:sdt>
                <w:sdt>
                  <w:sdtPr>
                    <w:id w:val="-1370278275"/>
                    <w:tag w:val="goog_rdk_144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913677497"/>
        <w:tag w:val="goog_rdk_1456"/>
      </w:sdtPr>
      <w:sdtContent>
        <w:p w:rsidR="00000000" w:rsidDel="00000000" w:rsidP="00000000" w:rsidRDefault="00000000" w:rsidRPr="00000000" w14:paraId="0000017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58618583"/>
              <w:tag w:val="goog_rdk_1446"/>
            </w:sdtPr>
            <w:sdtContent>
              <w:ins w:author="Angie Verónica Carvajal cardona" w:id="0" w:date="2026-05-15T14:09:08Z"/>
              <w:sdt>
                <w:sdtPr>
                  <w:id w:val="-979023201"/>
                  <w:tag w:val="goog_rdk_144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894082613"/>
                    <w:tag w:val="goog_rdk_144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el</w:t>
                    </w:r>
                  </w:sdtContent>
                </w:sdt>
                <w:sdt>
                  <w:sdtPr>
                    <w:id w:val="1293569030"/>
                    <w:tag w:val="goog_rdk_14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91923775"/>
                    <w:tag w:val="goog_rdk_145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addEventListener</w:t>
                    </w:r>
                  </w:sdtContent>
                </w:sdt>
                <w:sdt>
                  <w:sdtPr>
                    <w:id w:val="45000769"/>
                    <w:tag w:val="goog_rdk_145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921105875"/>
                    <w:tag w:val="goog_rdk_145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'input'</w:t>
                    </w:r>
                  </w:sdtContent>
                </w:sdt>
                <w:sdt>
                  <w:sdtPr>
                    <w:id w:val="1698616740"/>
                    <w:tag w:val="goog_rdk_145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43817696"/>
                    <w:tag w:val="goog_rdk_1454"/>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updatePreview</w:t>
                    </w:r>
                  </w:sdtContent>
                </w:sdt>
                <w:sdt>
                  <w:sdtPr>
                    <w:id w:val="-626097971"/>
                    <w:tag w:val="goog_rdk_145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513159697"/>
        <w:tag w:val="goog_rdk_1459"/>
      </w:sdtPr>
      <w:sdtContent>
        <w:p w:rsidR="00000000" w:rsidDel="00000000" w:rsidP="00000000" w:rsidRDefault="00000000" w:rsidRPr="00000000" w14:paraId="0000017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30957666"/>
              <w:tag w:val="goog_rdk_1457"/>
            </w:sdtPr>
            <w:sdtContent>
              <w:ins w:author="Angie Verónica Carvajal cardona" w:id="0" w:date="2026-05-15T14:09:08Z"/>
              <w:sdt>
                <w:sdtPr>
                  <w:id w:val="1298321863"/>
                  <w:tag w:val="goog_rdk_145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2193126"/>
        <w:tag w:val="goog_rdk_1462"/>
      </w:sdtPr>
      <w:sdtContent>
        <w:p w:rsidR="00000000" w:rsidDel="00000000" w:rsidP="00000000" w:rsidRDefault="00000000" w:rsidRPr="00000000" w14:paraId="0000017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57809461"/>
              <w:tag w:val="goog_rdk_1460"/>
            </w:sdtPr>
            <w:sdtContent>
              <w:ins w:author="Angie Verónica Carvajal cardona" w:id="0" w:date="2026-05-15T14:09:08Z"/>
              <w:sdt>
                <w:sdtPr>
                  <w:id w:val="-70095211"/>
                  <w:tag w:val="goog_rdk_1461"/>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575941568"/>
        <w:tag w:val="goog_rdk_1465"/>
      </w:sdtPr>
      <w:sdtContent>
        <w:p w:rsidR="00000000" w:rsidDel="00000000" w:rsidP="00000000" w:rsidRDefault="00000000" w:rsidRPr="00000000" w14:paraId="0000017B">
          <w:pPr>
            <w:shd w:fill="1f1f1f" w:val="clear"/>
            <w:spacing w:line="325.71428571428567" w:lineRule="auto"/>
            <w:rPr>
              <w:ins w:author="Angie Verónica Carvajal cardona" w:id="0" w:date="2026-05-15T14:09:08Z"/>
              <w:rFonts w:ascii="Courier New" w:cs="Courier New" w:eastAsia="Courier New" w:hAnsi="Courier New"/>
              <w:color w:val="6a9955"/>
              <w:sz w:val="21"/>
              <w:szCs w:val="21"/>
              <w:rPrChange w:author="Angie Verónica Carvajal cardona" w:id="1" w:date="2026-05-15T14:09:08Z">
                <w:rPr/>
              </w:rPrChange>
            </w:rPr>
          </w:pPr>
          <w:sdt>
            <w:sdtPr>
              <w:id w:val="-588789947"/>
              <w:tag w:val="goog_rdk_1463"/>
            </w:sdtPr>
            <w:sdtContent>
              <w:ins w:author="Angie Verónica Carvajal cardona" w:id="0" w:date="2026-05-15T14:09:08Z"/>
              <w:sdt>
                <w:sdtPr>
                  <w:id w:val="-1721902052"/>
                  <w:tag w:val="goog_rdk_1464"/>
                </w:sdtPr>
                <w:sdtContent>
                  <w:ins w:author="Angie Verónica Carvajal cardona" w:id="0" w:date="2026-05-15T14:09:08Z">
                    <w:r w:rsidDel="00000000" w:rsidR="00000000" w:rsidRPr="00000000">
                      <w:rPr>
                        <w:rFonts w:ascii="Courier New" w:cs="Courier New" w:eastAsia="Courier New" w:hAnsi="Courier New"/>
                        <w:color w:val="6a9955"/>
                        <w:sz w:val="21"/>
                        <w:szCs w:val="21"/>
                        <w:rtl w:val="0"/>
                        <w:rPrChange w:author="Angie Verónica Carvajal cardona" w:id="1" w:date="2026-05-15T14:09:08Z">
                          <w:rPr/>
                        </w:rPrChange>
                      </w:rPr>
                      <w:t xml:space="preserve">// Render inicial</w:t>
                    </w:r>
                  </w:ins>
                </w:sdtContent>
              </w:sdt>
              <w:ins w:author="Angie Verónica Carvajal cardona" w:id="0" w:date="2026-05-15T14:09:08Z"/>
            </w:sdtContent>
          </w:sdt>
        </w:p>
      </w:sdtContent>
    </w:sdt>
    <w:sdt>
      <w:sdtPr>
        <w:id w:val="1995087386"/>
        <w:tag w:val="goog_rdk_1469"/>
      </w:sdtPr>
      <w:sdtContent>
        <w:p w:rsidR="00000000" w:rsidDel="00000000" w:rsidP="00000000" w:rsidRDefault="00000000" w:rsidRPr="00000000" w14:paraId="0000017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0587212"/>
              <w:tag w:val="goog_rdk_1466"/>
            </w:sdtPr>
            <w:sdtContent>
              <w:ins w:author="Angie Verónica Carvajal cardona" w:id="0" w:date="2026-05-15T14:09:08Z"/>
              <w:sdt>
                <w:sdtPr>
                  <w:id w:val="186710686"/>
                  <w:tag w:val="goog_rdk_1467"/>
                </w:sdtPr>
                <w:sdtContent>
                  <w:ins w:author="Angie Verónica Carvajal cardona" w:id="0" w:date="2026-05-15T14:09:08Z">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renderColorInputs</w:t>
                    </w:r>
                  </w:ins>
                </w:sdtContent>
              </w:sdt>
              <w:ins w:author="Angie Verónica Carvajal cardona" w:id="0" w:date="2026-05-15T14:09:08Z">
                <w:sdt>
                  <w:sdtPr>
                    <w:id w:val="-785515416"/>
                    <w:tag w:val="goog_rdk_14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71337205"/>
        <w:tag w:val="goog_rdk_1472"/>
      </w:sdtPr>
      <w:sdtContent>
        <w:p w:rsidR="00000000" w:rsidDel="00000000" w:rsidP="00000000" w:rsidRDefault="00000000" w:rsidRPr="00000000" w14:paraId="0000017D">
          <w:pPr>
            <w:rPr>
              <w:ins w:author="Angie Verónica Carvajal cardona" w:id="0" w:date="2026-05-15T14:09:08Z"/>
              <w:rPrChange w:author="Angie Verónica Carvajal cardona" w:id="1" w:date="2026-05-15T14:09:08Z">
                <w:rPr/>
              </w:rPrChange>
            </w:rPr>
          </w:pPr>
          <w:sdt>
            <w:sdtPr>
              <w:id w:val="1089437765"/>
              <w:tag w:val="goog_rdk_1470"/>
            </w:sdtPr>
            <w:sdtContent>
              <w:ins w:author="Angie Verónica Carvajal cardona" w:id="0" w:date="2026-05-15T14:09:08Z"/>
              <w:sdt>
                <w:sdtPr>
                  <w:id w:val="-1499655332"/>
                  <w:tag w:val="goog_rdk_1471"/>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451870316"/>
        <w:tag w:val="goog_rdk_1475"/>
      </w:sdtPr>
      <w:sdtContent>
        <w:p w:rsidR="00000000" w:rsidDel="00000000" w:rsidP="00000000" w:rsidRDefault="00000000" w:rsidRPr="00000000" w14:paraId="0000017E">
          <w:pPr>
            <w:rPr>
              <w:ins w:author="Angie Verónica Carvajal cardona" w:id="0" w:date="2026-05-15T14:09:08Z"/>
              <w:rPrChange w:author="Angie Verónica Carvajal cardona" w:id="1" w:date="2026-05-15T14:09:08Z">
                <w:rPr/>
              </w:rPrChange>
            </w:rPr>
          </w:pPr>
          <w:sdt>
            <w:sdtPr>
              <w:id w:val="846611378"/>
              <w:tag w:val="goog_rdk_1473"/>
            </w:sdtPr>
            <w:sdtContent>
              <w:ins w:author="Angie Verónica Carvajal cardona" w:id="0" w:date="2026-05-15T14:09:08Z"/>
              <w:sdt>
                <w:sdtPr>
                  <w:id w:val="-507270901"/>
                  <w:tag w:val="goog_rdk_1474"/>
                </w:sdtPr>
                <w:sdtContent>
                  <w:ins w:author="Angie Verónica Carvajal cardona" w:id="0" w:date="2026-05-15T14:09:08Z">
                    <w:r w:rsidDel="00000000" w:rsidR="00000000" w:rsidRPr="00000000">
                      <w:rPr>
                        <w:rtl w:val="0"/>
                        <w:rPrChange w:author="Angie Verónica Carvajal cardona" w:id="1" w:date="2026-05-15T14:09:08Z">
                          <w:rPr/>
                        </w:rPrChange>
                      </w:rPr>
                      <w:t xml:space="preserve">css</w:t>
                    </w:r>
                  </w:ins>
                </w:sdtContent>
              </w:sdt>
              <w:ins w:author="Angie Verónica Carvajal cardona" w:id="0" w:date="2026-05-15T14:09:08Z"/>
            </w:sdtContent>
          </w:sdt>
        </w:p>
      </w:sdtContent>
    </w:sdt>
    <w:sdt>
      <w:sdtPr>
        <w:id w:val="2012671842"/>
        <w:tag w:val="goog_rdk_1479"/>
      </w:sdtPr>
      <w:sdtContent>
        <w:p w:rsidR="00000000" w:rsidDel="00000000" w:rsidP="00000000" w:rsidRDefault="00000000" w:rsidRPr="00000000" w14:paraId="0000017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17539940"/>
              <w:tag w:val="goog_rdk_1476"/>
            </w:sdtPr>
            <w:sdtContent>
              <w:ins w:author="Angie Verónica Carvajal cardona" w:id="0" w:date="2026-05-15T14:09:08Z"/>
              <w:sdt>
                <w:sdtPr>
                  <w:id w:val="-979724235"/>
                  <w:tag w:val="goog_rdk_1477"/>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:root</w:t>
                    </w:r>
                  </w:ins>
                </w:sdtContent>
              </w:sdt>
              <w:ins w:author="Angie Verónica Carvajal cardona" w:id="0" w:date="2026-05-15T14:09:08Z">
                <w:sdt>
                  <w:sdtPr>
                    <w:id w:val="-1989614941"/>
                    <w:tag w:val="goog_rdk_147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438614857"/>
        <w:tag w:val="goog_rdk_1486"/>
      </w:sdtPr>
      <w:sdtContent>
        <w:p w:rsidR="00000000" w:rsidDel="00000000" w:rsidP="00000000" w:rsidRDefault="00000000" w:rsidRPr="00000000" w14:paraId="0000018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22916304"/>
              <w:tag w:val="goog_rdk_1480"/>
            </w:sdtPr>
            <w:sdtContent>
              <w:ins w:author="Angie Verónica Carvajal cardona" w:id="0" w:date="2026-05-15T14:09:08Z"/>
              <w:sdt>
                <w:sdtPr>
                  <w:id w:val="339272719"/>
                  <w:tag w:val="goog_rdk_148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28574814"/>
                    <w:tag w:val="goog_rdk_148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--primary</w:t>
                    </w:r>
                  </w:sdtContent>
                </w:sdt>
                <w:sdt>
                  <w:sdtPr>
                    <w:id w:val="423568807"/>
                    <w:tag w:val="goog_rdk_148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01785805"/>
                    <w:tag w:val="goog_rdk_148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#4f46e5</w:t>
                    </w:r>
                  </w:sdtContent>
                </w:sdt>
                <w:sdt>
                  <w:sdtPr>
                    <w:id w:val="563844874"/>
                    <w:tag w:val="goog_rdk_148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12358997"/>
        <w:tag w:val="goog_rdk_1493"/>
      </w:sdtPr>
      <w:sdtContent>
        <w:p w:rsidR="00000000" w:rsidDel="00000000" w:rsidP="00000000" w:rsidRDefault="00000000" w:rsidRPr="00000000" w14:paraId="0000018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47711694"/>
              <w:tag w:val="goog_rdk_1487"/>
            </w:sdtPr>
            <w:sdtContent>
              <w:ins w:author="Angie Verónica Carvajal cardona" w:id="0" w:date="2026-05-15T14:09:08Z"/>
              <w:sdt>
                <w:sdtPr>
                  <w:id w:val="2022204383"/>
                  <w:tag w:val="goog_rdk_148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81135727"/>
                    <w:tag w:val="goog_rdk_148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--bg</w:t>
                    </w:r>
                  </w:sdtContent>
                </w:sdt>
                <w:sdt>
                  <w:sdtPr>
                    <w:id w:val="-484625265"/>
                    <w:tag w:val="goog_rdk_149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54727994"/>
                    <w:tag w:val="goog_rdk_149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#f8fafc</w:t>
                    </w:r>
                  </w:sdtContent>
                </w:sdt>
                <w:sdt>
                  <w:sdtPr>
                    <w:id w:val="-295743014"/>
                    <w:tag w:val="goog_rdk_14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787597348"/>
        <w:tag w:val="goog_rdk_1500"/>
      </w:sdtPr>
      <w:sdtContent>
        <w:p w:rsidR="00000000" w:rsidDel="00000000" w:rsidP="00000000" w:rsidRDefault="00000000" w:rsidRPr="00000000" w14:paraId="0000018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67087910"/>
              <w:tag w:val="goog_rdk_1494"/>
            </w:sdtPr>
            <w:sdtContent>
              <w:ins w:author="Angie Verónica Carvajal cardona" w:id="0" w:date="2026-05-15T14:09:08Z"/>
              <w:sdt>
                <w:sdtPr>
                  <w:id w:val="-1560192099"/>
                  <w:tag w:val="goog_rdk_149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8767004"/>
                    <w:tag w:val="goog_rdk_149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--card</w:t>
                    </w:r>
                  </w:sdtContent>
                </w:sdt>
                <w:sdt>
                  <w:sdtPr>
                    <w:id w:val="1373280624"/>
                    <w:tag w:val="goog_rdk_149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54882906"/>
                    <w:tag w:val="goog_rdk_149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#ffffff</w:t>
                    </w:r>
                  </w:sdtContent>
                </w:sdt>
                <w:sdt>
                  <w:sdtPr>
                    <w:id w:val="1202753787"/>
                    <w:tag w:val="goog_rdk_14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894146550"/>
        <w:tag w:val="goog_rdk_1507"/>
      </w:sdtPr>
      <w:sdtContent>
        <w:p w:rsidR="00000000" w:rsidDel="00000000" w:rsidP="00000000" w:rsidRDefault="00000000" w:rsidRPr="00000000" w14:paraId="0000018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34650101"/>
              <w:tag w:val="goog_rdk_1501"/>
            </w:sdtPr>
            <w:sdtContent>
              <w:ins w:author="Angie Verónica Carvajal cardona" w:id="0" w:date="2026-05-15T14:09:08Z"/>
              <w:sdt>
                <w:sdtPr>
                  <w:id w:val="-203290383"/>
                  <w:tag w:val="goog_rdk_150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74637606"/>
                    <w:tag w:val="goog_rdk_150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w:t>
                    </w:r>
                  </w:sdtContent>
                </w:sdt>
                <w:sdt>
                  <w:sdtPr>
                    <w:id w:val="325159093"/>
                    <w:tag w:val="goog_rdk_15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77598269"/>
                    <w:tag w:val="goog_rdk_150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#1e293b</w:t>
                    </w:r>
                  </w:sdtContent>
                </w:sdt>
                <w:sdt>
                  <w:sdtPr>
                    <w:id w:val="-2039765622"/>
                    <w:tag w:val="goog_rdk_150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303540017"/>
        <w:tag w:val="goog_rdk_1510"/>
      </w:sdtPr>
      <w:sdtContent>
        <w:p w:rsidR="00000000" w:rsidDel="00000000" w:rsidP="00000000" w:rsidRDefault="00000000" w:rsidRPr="00000000" w14:paraId="0000018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31657887"/>
              <w:tag w:val="goog_rdk_1508"/>
            </w:sdtPr>
            <w:sdtContent>
              <w:ins w:author="Angie Verónica Carvajal cardona" w:id="0" w:date="2026-05-15T14:09:08Z"/>
              <w:sdt>
                <w:sdtPr>
                  <w:id w:val="884450498"/>
                  <w:tag w:val="goog_rdk_150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910945167"/>
        <w:tag w:val="goog_rdk_1513"/>
      </w:sdtPr>
      <w:sdtContent>
        <w:p w:rsidR="00000000" w:rsidDel="00000000" w:rsidP="00000000" w:rsidRDefault="00000000" w:rsidRPr="00000000" w14:paraId="0000018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38817985"/>
              <w:tag w:val="goog_rdk_1511"/>
            </w:sdtPr>
            <w:sdtContent>
              <w:ins w:author="Angie Verónica Carvajal cardona" w:id="0" w:date="2026-05-15T14:09:08Z"/>
              <w:sdt>
                <w:sdtPr>
                  <w:id w:val="-1259862870"/>
                  <w:tag w:val="goog_rdk_1512"/>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343972703"/>
        <w:tag w:val="goog_rdk_1517"/>
      </w:sdtPr>
      <w:sdtContent>
        <w:p w:rsidR="00000000" w:rsidDel="00000000" w:rsidP="00000000" w:rsidRDefault="00000000" w:rsidRPr="00000000" w14:paraId="0000018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215193868"/>
              <w:tag w:val="goog_rdk_1514"/>
            </w:sdtPr>
            <w:sdtContent>
              <w:ins w:author="Angie Verónica Carvajal cardona" w:id="0" w:date="2026-05-15T14:09:08Z"/>
              <w:sdt>
                <w:sdtPr>
                  <w:id w:val="1662235633"/>
                  <w:tag w:val="goog_rdk_1515"/>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body</w:t>
                    </w:r>
                  </w:ins>
                </w:sdtContent>
              </w:sdt>
              <w:ins w:author="Angie Verónica Carvajal cardona" w:id="0" w:date="2026-05-15T14:09:08Z">
                <w:sdt>
                  <w:sdtPr>
                    <w:id w:val="-1360845482"/>
                    <w:tag w:val="goog_rdk_151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634019051"/>
        <w:tag w:val="goog_rdk_1530"/>
      </w:sdtPr>
      <w:sdtContent>
        <w:p w:rsidR="00000000" w:rsidDel="00000000" w:rsidP="00000000" w:rsidRDefault="00000000" w:rsidRPr="00000000" w14:paraId="0000018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86705346"/>
              <w:tag w:val="goog_rdk_1518"/>
            </w:sdtPr>
            <w:sdtContent>
              <w:ins w:author="Angie Verónica Carvajal cardona" w:id="0" w:date="2026-05-15T14:09:08Z"/>
              <w:sdt>
                <w:sdtPr>
                  <w:id w:val="781023851"/>
                  <w:tag w:val="goog_rdk_151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720214142"/>
                    <w:tag w:val="goog_rdk_152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font-family</w:t>
                    </w:r>
                  </w:sdtContent>
                </w:sdt>
                <w:sdt>
                  <w:sdtPr>
                    <w:id w:val="-1292174467"/>
                    <w:tag w:val="goog_rdk_15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51479428"/>
                    <w:tag w:val="goog_rdk_152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'Segoe UI'</w:t>
                    </w:r>
                  </w:sdtContent>
                </w:sdt>
                <w:sdt>
                  <w:sdtPr>
                    <w:id w:val="-444014464"/>
                    <w:tag w:val="goog_rdk_15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9977239"/>
                    <w:tag w:val="goog_rdk_152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Tahoma</w:t>
                    </w:r>
                  </w:sdtContent>
                </w:sdt>
                <w:sdt>
                  <w:sdtPr>
                    <w:id w:val="-828059908"/>
                    <w:tag w:val="goog_rdk_152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Geneva, </w:t>
                    </w:r>
                  </w:sdtContent>
                </w:sdt>
                <w:sdt>
                  <w:sdtPr>
                    <w:id w:val="951715067"/>
                    <w:tag w:val="goog_rdk_152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Verdana</w:t>
                    </w:r>
                  </w:sdtContent>
                </w:sdt>
                <w:sdt>
                  <w:sdtPr>
                    <w:id w:val="83853194"/>
                    <w:tag w:val="goog_rdk_15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97498279"/>
                    <w:tag w:val="goog_rdk_152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sans-serif</w:t>
                    </w:r>
                  </w:sdtContent>
                </w:sdt>
                <w:sdt>
                  <w:sdtPr>
                    <w:id w:val="2035312634"/>
                    <w:tag w:val="goog_rdk_152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67914992"/>
        <w:tag w:val="goog_rdk_1539"/>
      </w:sdtPr>
      <w:sdtContent>
        <w:p w:rsidR="00000000" w:rsidDel="00000000" w:rsidP="00000000" w:rsidRDefault="00000000" w:rsidRPr="00000000" w14:paraId="0000018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126668672"/>
              <w:tag w:val="goog_rdk_1531"/>
            </w:sdtPr>
            <w:sdtContent>
              <w:ins w:author="Angie Verónica Carvajal cardona" w:id="0" w:date="2026-05-15T14:09:08Z"/>
              <w:sdt>
                <w:sdtPr>
                  <w:id w:val="916928011"/>
                  <w:tag w:val="goog_rdk_153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06752165"/>
                    <w:tag w:val="goog_rdk_153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background-color</w:t>
                    </w:r>
                  </w:sdtContent>
                </w:sdt>
                <w:sdt>
                  <w:sdtPr>
                    <w:id w:val="-1924005308"/>
                    <w:tag w:val="goog_rdk_15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46021533"/>
                    <w:tag w:val="goog_rdk_1535"/>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var</w:t>
                    </w:r>
                  </w:sdtContent>
                </w:sdt>
                <w:sdt>
                  <w:sdtPr>
                    <w:id w:val="-1751124476"/>
                    <w:tag w:val="goog_rdk_15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449688999"/>
                    <w:tag w:val="goog_rdk_153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--bg</w:t>
                    </w:r>
                  </w:sdtContent>
                </w:sdt>
                <w:sdt>
                  <w:sdtPr>
                    <w:id w:val="-847751601"/>
                    <w:tag w:val="goog_rdk_153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44871133"/>
        <w:tag w:val="goog_rdk_1548"/>
      </w:sdtPr>
      <w:sdtContent>
        <w:p w:rsidR="00000000" w:rsidDel="00000000" w:rsidP="00000000" w:rsidRDefault="00000000" w:rsidRPr="00000000" w14:paraId="0000018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21852799"/>
              <w:tag w:val="goog_rdk_1540"/>
            </w:sdtPr>
            <w:sdtContent>
              <w:ins w:author="Angie Verónica Carvajal cardona" w:id="0" w:date="2026-05-15T14:09:08Z"/>
              <w:sdt>
                <w:sdtPr>
                  <w:id w:val="-1003470553"/>
                  <w:tag w:val="goog_rdk_154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68665841"/>
                    <w:tag w:val="goog_rdk_154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w:t>
                    </w:r>
                  </w:sdtContent>
                </w:sdt>
                <w:sdt>
                  <w:sdtPr>
                    <w:id w:val="-1840840176"/>
                    <w:tag w:val="goog_rdk_154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3488037"/>
                    <w:tag w:val="goog_rdk_1544"/>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var</w:t>
                    </w:r>
                  </w:sdtContent>
                </w:sdt>
                <w:sdt>
                  <w:sdtPr>
                    <w:id w:val="793936464"/>
                    <w:tag w:val="goog_rdk_15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674020420"/>
                    <w:tag w:val="goog_rdk_154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w:t>
                    </w:r>
                  </w:sdtContent>
                </w:sdt>
                <w:sdt>
                  <w:sdtPr>
                    <w:id w:val="-460371817"/>
                    <w:tag w:val="goog_rdk_15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973219892"/>
        <w:tag w:val="goog_rdk_1555"/>
      </w:sdtPr>
      <w:sdtContent>
        <w:p w:rsidR="00000000" w:rsidDel="00000000" w:rsidP="00000000" w:rsidRDefault="00000000" w:rsidRPr="00000000" w14:paraId="0000018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40094189"/>
              <w:tag w:val="goog_rdk_1549"/>
            </w:sdtPr>
            <w:sdtContent>
              <w:ins w:author="Angie Verónica Carvajal cardona" w:id="0" w:date="2026-05-15T14:09:08Z"/>
              <w:sdt>
                <w:sdtPr>
                  <w:id w:val="-2007563722"/>
                  <w:tag w:val="goog_rdk_155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57289943"/>
                    <w:tag w:val="goog_rdk_155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w:t>
                    </w:r>
                  </w:sdtContent>
                </w:sdt>
                <w:sdt>
                  <w:sdtPr>
                    <w:id w:val="-1575347422"/>
                    <w:tag w:val="goog_rdk_155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80363533"/>
                    <w:tag w:val="goog_rdk_155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2024936212"/>
                    <w:tag w:val="goog_rdk_15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62960300"/>
        <w:tag w:val="goog_rdk_1562"/>
      </w:sdtPr>
      <w:sdtContent>
        <w:p w:rsidR="00000000" w:rsidDel="00000000" w:rsidP="00000000" w:rsidRDefault="00000000" w:rsidRPr="00000000" w14:paraId="0000018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25274985"/>
              <w:tag w:val="goog_rdk_1556"/>
            </w:sdtPr>
            <w:sdtContent>
              <w:ins w:author="Angie Verónica Carvajal cardona" w:id="0" w:date="2026-05-15T14:09:08Z"/>
              <w:sdt>
                <w:sdtPr>
                  <w:id w:val="-1177660314"/>
                  <w:tag w:val="goog_rdk_155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06758798"/>
                    <w:tag w:val="goog_rdk_155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padding</w:t>
                    </w:r>
                  </w:sdtContent>
                </w:sdt>
                <w:sdt>
                  <w:sdtPr>
                    <w:id w:val="-1183886691"/>
                    <w:tag w:val="goog_rdk_155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97189579"/>
                    <w:tag w:val="goog_rdk_1560"/>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20px</w:t>
                    </w:r>
                  </w:sdtContent>
                </w:sdt>
                <w:sdt>
                  <w:sdtPr>
                    <w:id w:val="-1159794578"/>
                    <w:tag w:val="goog_rdk_15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572444223"/>
        <w:tag w:val="goog_rdk_1565"/>
      </w:sdtPr>
      <w:sdtContent>
        <w:p w:rsidR="00000000" w:rsidDel="00000000" w:rsidP="00000000" w:rsidRDefault="00000000" w:rsidRPr="00000000" w14:paraId="0000018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97204787"/>
              <w:tag w:val="goog_rdk_1563"/>
            </w:sdtPr>
            <w:sdtContent>
              <w:ins w:author="Angie Verónica Carvajal cardona" w:id="0" w:date="2026-05-15T14:09:08Z"/>
              <w:sdt>
                <w:sdtPr>
                  <w:id w:val="1302663630"/>
                  <w:tag w:val="goog_rdk_156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408713239"/>
        <w:tag w:val="goog_rdk_1568"/>
      </w:sdtPr>
      <w:sdtContent>
        <w:p w:rsidR="00000000" w:rsidDel="00000000" w:rsidP="00000000" w:rsidRDefault="00000000" w:rsidRPr="00000000" w14:paraId="0000018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63486625"/>
              <w:tag w:val="goog_rdk_1566"/>
            </w:sdtPr>
            <w:sdtContent>
              <w:ins w:author="Angie Verónica Carvajal cardona" w:id="0" w:date="2026-05-15T14:09:08Z"/>
              <w:sdt>
                <w:sdtPr>
                  <w:id w:val="737141538"/>
                  <w:tag w:val="goog_rdk_1567"/>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449760103"/>
        <w:tag w:val="goog_rdk_1572"/>
      </w:sdtPr>
      <w:sdtContent>
        <w:p w:rsidR="00000000" w:rsidDel="00000000" w:rsidP="00000000" w:rsidRDefault="00000000" w:rsidRPr="00000000" w14:paraId="0000018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49508800"/>
              <w:tag w:val="goog_rdk_1569"/>
            </w:sdtPr>
            <w:sdtContent>
              <w:ins w:author="Angie Verónica Carvajal cardona" w:id="0" w:date="2026-05-15T14:09:08Z"/>
              <w:sdt>
                <w:sdtPr>
                  <w:id w:val="-189932635"/>
                  <w:tag w:val="goog_rdk_1570"/>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.container</w:t>
                    </w:r>
                  </w:ins>
                </w:sdtContent>
              </w:sdt>
              <w:ins w:author="Angie Verónica Carvajal cardona" w:id="0" w:date="2026-05-15T14:09:08Z">
                <w:sdt>
                  <w:sdtPr>
                    <w:id w:val="-1692740346"/>
                    <w:tag w:val="goog_rdk_157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905098073"/>
        <w:tag w:val="goog_rdk_1579"/>
      </w:sdtPr>
      <w:sdtContent>
        <w:p w:rsidR="00000000" w:rsidDel="00000000" w:rsidP="00000000" w:rsidRDefault="00000000" w:rsidRPr="00000000" w14:paraId="0000018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67850079"/>
              <w:tag w:val="goog_rdk_1573"/>
            </w:sdtPr>
            <w:sdtContent>
              <w:ins w:author="Angie Verónica Carvajal cardona" w:id="0" w:date="2026-05-15T14:09:08Z"/>
              <w:sdt>
                <w:sdtPr>
                  <w:id w:val="-129763705"/>
                  <w:tag w:val="goog_rdk_157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48535977"/>
                    <w:tag w:val="goog_rdk_157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max-width</w:t>
                    </w:r>
                  </w:sdtContent>
                </w:sdt>
                <w:sdt>
                  <w:sdtPr>
                    <w:id w:val="-1257952775"/>
                    <w:tag w:val="goog_rdk_157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79298951"/>
                    <w:tag w:val="goog_rdk_157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1000px</w:t>
                    </w:r>
                  </w:sdtContent>
                </w:sdt>
                <w:sdt>
                  <w:sdtPr>
                    <w:id w:val="1623940770"/>
                    <w:tag w:val="goog_rdk_157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0325108"/>
        <w:tag w:val="goog_rdk_1588"/>
      </w:sdtPr>
      <w:sdtContent>
        <w:p w:rsidR="00000000" w:rsidDel="00000000" w:rsidP="00000000" w:rsidRDefault="00000000" w:rsidRPr="00000000" w14:paraId="0000019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10160893"/>
              <w:tag w:val="goog_rdk_1580"/>
            </w:sdtPr>
            <w:sdtContent>
              <w:ins w:author="Angie Verónica Carvajal cardona" w:id="0" w:date="2026-05-15T14:09:08Z"/>
              <w:sdt>
                <w:sdtPr>
                  <w:id w:val="1088030690"/>
                  <w:tag w:val="goog_rdk_158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095946886"/>
                    <w:tag w:val="goog_rdk_158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w:t>
                    </w:r>
                  </w:sdtContent>
                </w:sdt>
                <w:sdt>
                  <w:sdtPr>
                    <w:id w:val="-289289276"/>
                    <w:tag w:val="goog_rdk_158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2004301"/>
                    <w:tag w:val="goog_rdk_1584"/>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172992180"/>
                    <w:tag w:val="goog_rdk_158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65434407"/>
                    <w:tag w:val="goog_rdk_158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auto</w:t>
                    </w:r>
                  </w:sdtContent>
                </w:sdt>
                <w:sdt>
                  <w:sdtPr>
                    <w:id w:val="947199413"/>
                    <w:tag w:val="goog_rdk_158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20011725"/>
        <w:tag w:val="goog_rdk_1591"/>
      </w:sdtPr>
      <w:sdtContent>
        <w:p w:rsidR="00000000" w:rsidDel="00000000" w:rsidP="00000000" w:rsidRDefault="00000000" w:rsidRPr="00000000" w14:paraId="0000019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19681764"/>
              <w:tag w:val="goog_rdk_1589"/>
            </w:sdtPr>
            <w:sdtContent>
              <w:ins w:author="Angie Verónica Carvajal cardona" w:id="0" w:date="2026-05-15T14:09:08Z"/>
              <w:sdt>
                <w:sdtPr>
                  <w:id w:val="-1190459954"/>
                  <w:tag w:val="goog_rdk_159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955401220"/>
        <w:tag w:val="goog_rdk_1594"/>
      </w:sdtPr>
      <w:sdtContent>
        <w:p w:rsidR="00000000" w:rsidDel="00000000" w:rsidP="00000000" w:rsidRDefault="00000000" w:rsidRPr="00000000" w14:paraId="0000019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97306638"/>
              <w:tag w:val="goog_rdk_1592"/>
            </w:sdtPr>
            <w:sdtContent>
              <w:ins w:author="Angie Verónica Carvajal cardona" w:id="0" w:date="2026-05-15T14:09:08Z"/>
              <w:sdt>
                <w:sdtPr>
                  <w:id w:val="-616283825"/>
                  <w:tag w:val="goog_rdk_1593"/>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345642188"/>
        <w:tag w:val="goog_rdk_1608"/>
      </w:sdtPr>
      <w:sdtContent>
        <w:p w:rsidR="00000000" w:rsidDel="00000000" w:rsidP="00000000" w:rsidRDefault="00000000" w:rsidRPr="00000000" w14:paraId="0000019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92528433"/>
              <w:tag w:val="goog_rdk_1595"/>
            </w:sdtPr>
            <w:sdtContent>
              <w:ins w:author="Angie Verónica Carvajal cardona" w:id="0" w:date="2026-05-15T14:09:08Z"/>
              <w:sdt>
                <w:sdtPr>
                  <w:id w:val="1702250684"/>
                  <w:tag w:val="goog_rdk_1596"/>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h1</w:t>
                    </w:r>
                  </w:ins>
                </w:sdtContent>
              </w:sdt>
              <w:ins w:author="Angie Verónica Carvajal cardona" w:id="0" w:date="2026-05-15T14:09:08Z">
                <w:sdt>
                  <w:sdtPr>
                    <w:id w:val="-388472646"/>
                    <w:tag w:val="goog_rdk_159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575817583"/>
                    <w:tag w:val="goog_rdk_159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text-align</w:t>
                    </w:r>
                  </w:sdtContent>
                </w:sdt>
                <w:sdt>
                  <w:sdtPr>
                    <w:id w:val="817000364"/>
                    <w:tag w:val="goog_rdk_15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53353489"/>
                    <w:tag w:val="goog_rdk_160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center</w:t>
                    </w:r>
                  </w:sdtContent>
                </w:sdt>
                <w:sdt>
                  <w:sdtPr>
                    <w:id w:val="-369574128"/>
                    <w:tag w:val="goog_rdk_160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36973435"/>
                    <w:tag w:val="goog_rdk_160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w:t>
                    </w:r>
                  </w:sdtContent>
                </w:sdt>
                <w:sdt>
                  <w:sdtPr>
                    <w:id w:val="1391759876"/>
                    <w:tag w:val="goog_rdk_160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55398220"/>
                    <w:tag w:val="goog_rdk_1604"/>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var</w:t>
                    </w:r>
                  </w:sdtContent>
                </w:sdt>
                <w:sdt>
                  <w:sdtPr>
                    <w:id w:val="-1461419446"/>
                    <w:tag w:val="goog_rdk_160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993465646"/>
                    <w:tag w:val="goog_rdk_160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--primary</w:t>
                    </w:r>
                  </w:sdtContent>
                </w:sdt>
                <w:sdt>
                  <w:sdtPr>
                    <w:id w:val="-1752880670"/>
                    <w:tag w:val="goog_rdk_160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300577278"/>
        <w:tag w:val="goog_rdk_1611"/>
      </w:sdtPr>
      <w:sdtContent>
        <w:p w:rsidR="00000000" w:rsidDel="00000000" w:rsidP="00000000" w:rsidRDefault="00000000" w:rsidRPr="00000000" w14:paraId="0000019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46813007"/>
              <w:tag w:val="goog_rdk_1609"/>
            </w:sdtPr>
            <w:sdtContent>
              <w:ins w:author="Angie Verónica Carvajal cardona" w:id="0" w:date="2026-05-15T14:09:08Z"/>
              <w:sdt>
                <w:sdtPr>
                  <w:id w:val="-643148838"/>
                  <w:tag w:val="goog_rdk_1610"/>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2125554539"/>
        <w:tag w:val="goog_rdk_1615"/>
      </w:sdtPr>
      <w:sdtContent>
        <w:p w:rsidR="00000000" w:rsidDel="00000000" w:rsidP="00000000" w:rsidRDefault="00000000" w:rsidRPr="00000000" w14:paraId="0000019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22340388"/>
              <w:tag w:val="goog_rdk_1612"/>
            </w:sdtPr>
            <w:sdtContent>
              <w:ins w:author="Angie Verónica Carvajal cardona" w:id="0" w:date="2026-05-15T14:09:08Z"/>
              <w:sdt>
                <w:sdtPr>
                  <w:id w:val="1532571177"/>
                  <w:tag w:val="goog_rdk_1613"/>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.main-layout</w:t>
                    </w:r>
                  </w:ins>
                </w:sdtContent>
              </w:sdt>
              <w:ins w:author="Angie Verónica Carvajal cardona" w:id="0" w:date="2026-05-15T14:09:08Z">
                <w:sdt>
                  <w:sdtPr>
                    <w:id w:val="-735738441"/>
                    <w:tag w:val="goog_rdk_161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728054214"/>
        <w:tag w:val="goog_rdk_1622"/>
      </w:sdtPr>
      <w:sdtContent>
        <w:p w:rsidR="00000000" w:rsidDel="00000000" w:rsidP="00000000" w:rsidRDefault="00000000" w:rsidRPr="00000000" w14:paraId="0000019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89914027"/>
              <w:tag w:val="goog_rdk_1616"/>
            </w:sdtPr>
            <w:sdtContent>
              <w:ins w:author="Angie Verónica Carvajal cardona" w:id="0" w:date="2026-05-15T14:09:08Z"/>
              <w:sdt>
                <w:sdtPr>
                  <w:id w:val="1442897136"/>
                  <w:tag w:val="goog_rdk_161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92597130"/>
                    <w:tag w:val="goog_rdk_161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display</w:t>
                    </w:r>
                  </w:sdtContent>
                </w:sdt>
                <w:sdt>
                  <w:sdtPr>
                    <w:id w:val="1510408670"/>
                    <w:tag w:val="goog_rdk_161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85071759"/>
                    <w:tag w:val="goog_rdk_162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grid</w:t>
                    </w:r>
                  </w:sdtContent>
                </w:sdt>
                <w:sdt>
                  <w:sdtPr>
                    <w:id w:val="-602685984"/>
                    <w:tag w:val="goog_rdk_16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45463886"/>
        <w:tag w:val="goog_rdk_1631"/>
      </w:sdtPr>
      <w:sdtContent>
        <w:p w:rsidR="00000000" w:rsidDel="00000000" w:rsidP="00000000" w:rsidRDefault="00000000" w:rsidRPr="00000000" w14:paraId="0000019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72654993"/>
              <w:tag w:val="goog_rdk_1623"/>
            </w:sdtPr>
            <w:sdtContent>
              <w:ins w:author="Angie Verónica Carvajal cardona" w:id="0" w:date="2026-05-15T14:09:08Z"/>
              <w:sdt>
                <w:sdtPr>
                  <w:id w:val="1759145468"/>
                  <w:tag w:val="goog_rdk_162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587335666"/>
                    <w:tag w:val="goog_rdk_162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grid-template-columns</w:t>
                    </w:r>
                  </w:sdtContent>
                </w:sdt>
                <w:sdt>
                  <w:sdtPr>
                    <w:id w:val="-1237868493"/>
                    <w:tag w:val="goog_rdk_162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00703070"/>
                    <w:tag w:val="goog_rdk_162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1fr</w:t>
                    </w:r>
                  </w:sdtContent>
                </w:sdt>
                <w:sdt>
                  <w:sdtPr>
                    <w:id w:val="-499164212"/>
                    <w:tag w:val="goog_rdk_16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23685499"/>
                    <w:tag w:val="goog_rdk_162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2fr</w:t>
                    </w:r>
                  </w:sdtContent>
                </w:sdt>
                <w:sdt>
                  <w:sdtPr>
                    <w:id w:val="-1648590919"/>
                    <w:tag w:val="goog_rdk_163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812909673"/>
        <w:tag w:val="goog_rdk_1638"/>
      </w:sdtPr>
      <w:sdtContent>
        <w:p w:rsidR="00000000" w:rsidDel="00000000" w:rsidP="00000000" w:rsidRDefault="00000000" w:rsidRPr="00000000" w14:paraId="0000019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15201112"/>
              <w:tag w:val="goog_rdk_1632"/>
            </w:sdtPr>
            <w:sdtContent>
              <w:ins w:author="Angie Verónica Carvajal cardona" w:id="0" w:date="2026-05-15T14:09:08Z"/>
              <w:sdt>
                <w:sdtPr>
                  <w:id w:val="-1705426163"/>
                  <w:tag w:val="goog_rdk_163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00381942"/>
                    <w:tag w:val="goog_rdk_163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gap</w:t>
                    </w:r>
                  </w:sdtContent>
                </w:sdt>
                <w:sdt>
                  <w:sdtPr>
                    <w:id w:val="-1409071482"/>
                    <w:tag w:val="goog_rdk_16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84639520"/>
                    <w:tag w:val="goog_rdk_1636"/>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20px</w:t>
                    </w:r>
                  </w:sdtContent>
                </w:sdt>
                <w:sdt>
                  <w:sdtPr>
                    <w:id w:val="322260096"/>
                    <w:tag w:val="goog_rdk_163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00525947"/>
        <w:tag w:val="goog_rdk_1645"/>
      </w:sdtPr>
      <w:sdtContent>
        <w:p w:rsidR="00000000" w:rsidDel="00000000" w:rsidP="00000000" w:rsidRDefault="00000000" w:rsidRPr="00000000" w14:paraId="0000019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04317005"/>
              <w:tag w:val="goog_rdk_1639"/>
            </w:sdtPr>
            <w:sdtContent>
              <w:ins w:author="Angie Verónica Carvajal cardona" w:id="0" w:date="2026-05-15T14:09:08Z"/>
              <w:sdt>
                <w:sdtPr>
                  <w:id w:val="-1091098236"/>
                  <w:tag w:val="goog_rdk_164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505709937"/>
                    <w:tag w:val="goog_rdk_164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margin-top</w:t>
                    </w:r>
                  </w:sdtContent>
                </w:sdt>
                <w:sdt>
                  <w:sdtPr>
                    <w:id w:val="-2084191192"/>
                    <w:tag w:val="goog_rdk_164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04589658"/>
                    <w:tag w:val="goog_rdk_164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30px</w:t>
                    </w:r>
                  </w:sdtContent>
                </w:sdt>
                <w:sdt>
                  <w:sdtPr>
                    <w:id w:val="-1395468828"/>
                    <w:tag w:val="goog_rdk_164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148270097"/>
        <w:tag w:val="goog_rdk_1648"/>
      </w:sdtPr>
      <w:sdtContent>
        <w:p w:rsidR="00000000" w:rsidDel="00000000" w:rsidP="00000000" w:rsidRDefault="00000000" w:rsidRPr="00000000" w14:paraId="0000019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33354385"/>
              <w:tag w:val="goog_rdk_1646"/>
            </w:sdtPr>
            <w:sdtContent>
              <w:ins w:author="Angie Verónica Carvajal cardona" w:id="0" w:date="2026-05-15T14:09:08Z"/>
              <w:sdt>
                <w:sdtPr>
                  <w:id w:val="1731054999"/>
                  <w:tag w:val="goog_rdk_164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507488971"/>
        <w:tag w:val="goog_rdk_1651"/>
      </w:sdtPr>
      <w:sdtContent>
        <w:p w:rsidR="00000000" w:rsidDel="00000000" w:rsidP="00000000" w:rsidRDefault="00000000" w:rsidRPr="00000000" w14:paraId="0000019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15592368"/>
              <w:tag w:val="goog_rdk_1649"/>
            </w:sdtPr>
            <w:sdtContent>
              <w:ins w:author="Angie Verónica Carvajal cardona" w:id="0" w:date="2026-05-15T14:09:08Z"/>
              <w:sdt>
                <w:sdtPr>
                  <w:id w:val="2126704789"/>
                  <w:tag w:val="goog_rdk_1650"/>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92222588"/>
        <w:tag w:val="goog_rdk_1655"/>
      </w:sdtPr>
      <w:sdtContent>
        <w:p w:rsidR="00000000" w:rsidDel="00000000" w:rsidP="00000000" w:rsidRDefault="00000000" w:rsidRPr="00000000" w14:paraId="0000019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25540387"/>
              <w:tag w:val="goog_rdk_1652"/>
            </w:sdtPr>
            <w:sdtContent>
              <w:ins w:author="Angie Verónica Carvajal cardona" w:id="0" w:date="2026-05-15T14:09:08Z"/>
              <w:sdt>
                <w:sdtPr>
                  <w:id w:val="7353457"/>
                  <w:tag w:val="goog_rdk_1653"/>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.controls</w:t>
                    </w:r>
                  </w:ins>
                </w:sdtContent>
              </w:sdt>
              <w:ins w:author="Angie Verónica Carvajal cardona" w:id="0" w:date="2026-05-15T14:09:08Z">
                <w:sdt>
                  <w:sdtPr>
                    <w:id w:val="1166432176"/>
                    <w:tag w:val="goog_rdk_16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2082818679"/>
        <w:tag w:val="goog_rdk_1664"/>
      </w:sdtPr>
      <w:sdtContent>
        <w:p w:rsidR="00000000" w:rsidDel="00000000" w:rsidP="00000000" w:rsidRDefault="00000000" w:rsidRPr="00000000" w14:paraId="0000019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290262929"/>
              <w:tag w:val="goog_rdk_1656"/>
            </w:sdtPr>
            <w:sdtContent>
              <w:ins w:author="Angie Verónica Carvajal cardona" w:id="0" w:date="2026-05-15T14:09:08Z"/>
              <w:sdt>
                <w:sdtPr>
                  <w:id w:val="2003529377"/>
                  <w:tag w:val="goog_rdk_165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52744516"/>
                    <w:tag w:val="goog_rdk_165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background</w:t>
                    </w:r>
                  </w:sdtContent>
                </w:sdt>
                <w:sdt>
                  <w:sdtPr>
                    <w:id w:val="-1436349321"/>
                    <w:tag w:val="goog_rdk_165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18205110"/>
                    <w:tag w:val="goog_rdk_1660"/>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var</w:t>
                    </w:r>
                  </w:sdtContent>
                </w:sdt>
                <w:sdt>
                  <w:sdtPr>
                    <w:id w:val="-669243783"/>
                    <w:tag w:val="goog_rdk_16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30655891"/>
                    <w:tag w:val="goog_rdk_166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--card</w:t>
                    </w:r>
                  </w:sdtContent>
                </w:sdt>
                <w:sdt>
                  <w:sdtPr>
                    <w:id w:val="1376837102"/>
                    <w:tag w:val="goog_rdk_16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972077813"/>
        <w:tag w:val="goog_rdk_1671"/>
      </w:sdtPr>
      <w:sdtContent>
        <w:p w:rsidR="00000000" w:rsidDel="00000000" w:rsidP="00000000" w:rsidRDefault="00000000" w:rsidRPr="00000000" w14:paraId="0000019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40910579"/>
              <w:tag w:val="goog_rdk_1665"/>
            </w:sdtPr>
            <w:sdtContent>
              <w:ins w:author="Angie Verónica Carvajal cardona" w:id="0" w:date="2026-05-15T14:09:08Z"/>
              <w:sdt>
                <w:sdtPr>
                  <w:id w:val="403094549"/>
                  <w:tag w:val="goog_rdk_166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57584074"/>
                    <w:tag w:val="goog_rdk_166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padding</w:t>
                    </w:r>
                  </w:sdtContent>
                </w:sdt>
                <w:sdt>
                  <w:sdtPr>
                    <w:id w:val="386546380"/>
                    <w:tag w:val="goog_rdk_16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38405513"/>
                    <w:tag w:val="goog_rdk_166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20px</w:t>
                    </w:r>
                  </w:sdtContent>
                </w:sdt>
                <w:sdt>
                  <w:sdtPr>
                    <w:id w:val="1523776689"/>
                    <w:tag w:val="goog_rdk_16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32756808"/>
        <w:tag w:val="goog_rdk_1678"/>
      </w:sdtPr>
      <w:sdtContent>
        <w:p w:rsidR="00000000" w:rsidDel="00000000" w:rsidP="00000000" w:rsidRDefault="00000000" w:rsidRPr="00000000" w14:paraId="0000019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54644034"/>
              <w:tag w:val="goog_rdk_1672"/>
            </w:sdtPr>
            <w:sdtContent>
              <w:ins w:author="Angie Verónica Carvajal cardona" w:id="0" w:date="2026-05-15T14:09:08Z"/>
              <w:sdt>
                <w:sdtPr>
                  <w:id w:val="182240426"/>
                  <w:tag w:val="goog_rdk_167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73219190"/>
                    <w:tag w:val="goog_rdk_167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border-radius</w:t>
                    </w:r>
                  </w:sdtContent>
                </w:sdt>
                <w:sdt>
                  <w:sdtPr>
                    <w:id w:val="1299982318"/>
                    <w:tag w:val="goog_rdk_16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1800913"/>
                    <w:tag w:val="goog_rdk_1676"/>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12px</w:t>
                    </w:r>
                  </w:sdtContent>
                </w:sdt>
                <w:sdt>
                  <w:sdtPr>
                    <w:id w:val="-1603401503"/>
                    <w:tag w:val="goog_rdk_16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889757400"/>
        <w:tag w:val="goog_rdk_1701"/>
      </w:sdtPr>
      <w:sdtContent>
        <w:p w:rsidR="00000000" w:rsidDel="00000000" w:rsidP="00000000" w:rsidRDefault="00000000" w:rsidRPr="00000000" w14:paraId="000001A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33254893"/>
              <w:tag w:val="goog_rdk_1679"/>
            </w:sdtPr>
            <w:sdtContent>
              <w:ins w:author="Angie Verónica Carvajal cardona" w:id="0" w:date="2026-05-15T14:09:08Z"/>
              <w:sdt>
                <w:sdtPr>
                  <w:id w:val="1351539555"/>
                  <w:tag w:val="goog_rdk_168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72709670"/>
                    <w:tag w:val="goog_rdk_168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box-shadow</w:t>
                    </w:r>
                  </w:sdtContent>
                </w:sdt>
                <w:sdt>
                  <w:sdtPr>
                    <w:id w:val="1787583956"/>
                    <w:tag w:val="goog_rdk_16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4808455"/>
                    <w:tag w:val="goog_rdk_168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343143760"/>
                    <w:tag w:val="goog_rdk_16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26111242"/>
                    <w:tag w:val="goog_rdk_168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4px</w:t>
                    </w:r>
                  </w:sdtContent>
                </w:sdt>
                <w:sdt>
                  <w:sdtPr>
                    <w:id w:val="-1820909326"/>
                    <w:tag w:val="goog_rdk_16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54544880"/>
                    <w:tag w:val="goog_rdk_168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6px</w:t>
                    </w:r>
                  </w:sdtContent>
                </w:sdt>
                <w:sdt>
                  <w:sdtPr>
                    <w:id w:val="-1857876202"/>
                    <w:tag w:val="goog_rdk_168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03418533"/>
                    <w:tag w:val="goog_rdk_168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-1px</w:t>
                    </w:r>
                  </w:sdtContent>
                </w:sdt>
                <w:sdt>
                  <w:sdtPr>
                    <w:id w:val="464910910"/>
                    <w:tag w:val="goog_rdk_169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67969377"/>
                    <w:tag w:val="goog_rdk_1691"/>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rgb</w:t>
                    </w:r>
                  </w:sdtContent>
                </w:sdt>
                <w:sdt>
                  <w:sdtPr>
                    <w:id w:val="277695276"/>
                    <w:tag w:val="goog_rdk_16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34822346"/>
                    <w:tag w:val="goog_rdk_169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198154592"/>
                    <w:tag w:val="goog_rdk_169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5302213"/>
                    <w:tag w:val="goog_rdk_169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482987496"/>
                    <w:tag w:val="goog_rdk_169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73287450"/>
                    <w:tag w:val="goog_rdk_169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487235082"/>
                    <w:tag w:val="goog_rdk_169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116881882"/>
                    <w:tag w:val="goog_rdk_169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0.1</w:t>
                    </w:r>
                  </w:sdtContent>
                </w:sdt>
                <w:sdt>
                  <w:sdtPr>
                    <w:id w:val="-627366673"/>
                    <w:tag w:val="goog_rdk_170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269031290"/>
        <w:tag w:val="goog_rdk_1704"/>
      </w:sdtPr>
      <w:sdtContent>
        <w:p w:rsidR="00000000" w:rsidDel="00000000" w:rsidP="00000000" w:rsidRDefault="00000000" w:rsidRPr="00000000" w14:paraId="000001A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42067062"/>
              <w:tag w:val="goog_rdk_1702"/>
            </w:sdtPr>
            <w:sdtContent>
              <w:ins w:author="Angie Verónica Carvajal cardona" w:id="0" w:date="2026-05-15T14:09:08Z"/>
              <w:sdt>
                <w:sdtPr>
                  <w:id w:val="557885098"/>
                  <w:tag w:val="goog_rdk_170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2012226718"/>
        <w:tag w:val="goog_rdk_1707"/>
      </w:sdtPr>
      <w:sdtContent>
        <w:p w:rsidR="00000000" w:rsidDel="00000000" w:rsidP="00000000" w:rsidRDefault="00000000" w:rsidRPr="00000000" w14:paraId="000001A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17045975"/>
              <w:tag w:val="goog_rdk_1705"/>
            </w:sdtPr>
            <w:sdtContent>
              <w:ins w:author="Angie Verónica Carvajal cardona" w:id="0" w:date="2026-05-15T14:09:08Z"/>
              <w:sdt>
                <w:sdtPr>
                  <w:id w:val="554619937"/>
                  <w:tag w:val="goog_rdk_1706"/>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702320463"/>
        <w:tag w:val="goog_rdk_1715"/>
      </w:sdtPr>
      <w:sdtContent>
        <w:p w:rsidR="00000000" w:rsidDel="00000000" w:rsidP="00000000" w:rsidRDefault="00000000" w:rsidRPr="00000000" w14:paraId="000001A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46629100"/>
              <w:tag w:val="goog_rdk_1708"/>
            </w:sdtPr>
            <w:sdtContent>
              <w:ins w:author="Angie Verónica Carvajal cardona" w:id="0" w:date="2026-05-15T14:09:08Z"/>
              <w:sdt>
                <w:sdtPr>
                  <w:id w:val="74921530"/>
                  <w:tag w:val="goog_rdk_1709"/>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.control-group</w:t>
                    </w:r>
                  </w:ins>
                </w:sdtContent>
              </w:sdt>
              <w:ins w:author="Angie Verónica Carvajal cardona" w:id="0" w:date="2026-05-15T14:09:08Z">
                <w:sdt>
                  <w:sdtPr>
                    <w:id w:val="2141473042"/>
                    <w:tag w:val="goog_rdk_171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1808438354"/>
                    <w:tag w:val="goog_rdk_171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margin-bottom</w:t>
                    </w:r>
                  </w:sdtContent>
                </w:sdt>
                <w:sdt>
                  <w:sdtPr>
                    <w:id w:val="-2060379535"/>
                    <w:tag w:val="goog_rdk_171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43752116"/>
                    <w:tag w:val="goog_rdk_171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25px</w:t>
                    </w:r>
                  </w:sdtContent>
                </w:sdt>
                <w:sdt>
                  <w:sdtPr>
                    <w:id w:val="-68661543"/>
                    <w:tag w:val="goog_rdk_171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218629056"/>
        <w:tag w:val="goog_rdk_1718"/>
      </w:sdtPr>
      <w:sdtContent>
        <w:p w:rsidR="00000000" w:rsidDel="00000000" w:rsidP="00000000" w:rsidRDefault="00000000" w:rsidRPr="00000000" w14:paraId="000001A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82354666"/>
              <w:tag w:val="goog_rdk_1716"/>
            </w:sdtPr>
            <w:sdtContent>
              <w:ins w:author="Angie Verónica Carvajal cardona" w:id="0" w:date="2026-05-15T14:09:08Z"/>
              <w:sdt>
                <w:sdtPr>
                  <w:id w:val="-209590629"/>
                  <w:tag w:val="goog_rdk_1717"/>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938059339"/>
        <w:tag w:val="goog_rdk_1740"/>
      </w:sdtPr>
      <w:sdtContent>
        <w:p w:rsidR="00000000" w:rsidDel="00000000" w:rsidP="00000000" w:rsidRDefault="00000000" w:rsidRPr="00000000" w14:paraId="000001A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09397513"/>
              <w:tag w:val="goog_rdk_1719"/>
            </w:sdtPr>
            <w:sdtContent>
              <w:ins w:author="Angie Verónica Carvajal cardona" w:id="0" w:date="2026-05-15T14:09:08Z"/>
              <w:sdt>
                <w:sdtPr>
                  <w:id w:val="-1809007381"/>
                  <w:tag w:val="goog_rdk_1720"/>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h3</w:t>
                    </w:r>
                  </w:ins>
                </w:sdtContent>
              </w:sdt>
              <w:ins w:author="Angie Verónica Carvajal cardona" w:id="0" w:date="2026-05-15T14:09:08Z">
                <w:sdt>
                  <w:sdtPr>
                    <w:id w:val="-1097394554"/>
                    <w:tag w:val="goog_rdk_172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1853792380"/>
                    <w:tag w:val="goog_rdk_172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margin-top</w:t>
                    </w:r>
                  </w:sdtContent>
                </w:sdt>
                <w:sdt>
                  <w:sdtPr>
                    <w:id w:val="763531109"/>
                    <w:tag w:val="goog_rdk_172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82394436"/>
                    <w:tag w:val="goog_rdk_1724"/>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239873369"/>
                    <w:tag w:val="goog_rdk_172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31343244"/>
                    <w:tag w:val="goog_rdk_172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border-bottom</w:t>
                    </w:r>
                  </w:sdtContent>
                </w:sdt>
                <w:sdt>
                  <w:sdtPr>
                    <w:id w:val="901151406"/>
                    <w:tag w:val="goog_rdk_17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06376803"/>
                    <w:tag w:val="goog_rdk_1728"/>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2px</w:t>
                    </w:r>
                  </w:sdtContent>
                </w:sdt>
                <w:sdt>
                  <w:sdtPr>
                    <w:id w:val="1202214622"/>
                    <w:tag w:val="goog_rdk_172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42816304"/>
                    <w:tag w:val="goog_rdk_173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solid</w:t>
                    </w:r>
                  </w:sdtContent>
                </w:sdt>
                <w:sdt>
                  <w:sdtPr>
                    <w:id w:val="-1614508956"/>
                    <w:tag w:val="goog_rdk_173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76088941"/>
                    <w:tag w:val="goog_rdk_1732"/>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var</w:t>
                    </w:r>
                  </w:sdtContent>
                </w:sdt>
                <w:sdt>
                  <w:sdtPr>
                    <w:id w:val="-43415481"/>
                    <w:tag w:val="goog_rdk_173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02394876"/>
                    <w:tag w:val="goog_rdk_173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--bg</w:t>
                    </w:r>
                  </w:sdtContent>
                </w:sdt>
                <w:sdt>
                  <w:sdtPr>
                    <w:id w:val="-26616250"/>
                    <w:tag w:val="goog_rdk_17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05867694"/>
                    <w:tag w:val="goog_rdk_173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padding-bottom</w:t>
                    </w:r>
                  </w:sdtContent>
                </w:sdt>
                <w:sdt>
                  <w:sdtPr>
                    <w:id w:val="2028298597"/>
                    <w:tag w:val="goog_rdk_173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15319968"/>
                    <w:tag w:val="goog_rdk_1738"/>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10px</w:t>
                    </w:r>
                  </w:sdtContent>
                </w:sdt>
                <w:sdt>
                  <w:sdtPr>
                    <w:id w:val="-1779888036"/>
                    <w:tag w:val="goog_rdk_173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944050801"/>
        <w:tag w:val="goog_rdk_1743"/>
      </w:sdtPr>
      <w:sdtContent>
        <w:p w:rsidR="00000000" w:rsidDel="00000000" w:rsidP="00000000" w:rsidRDefault="00000000" w:rsidRPr="00000000" w14:paraId="000001A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57869089"/>
              <w:tag w:val="goog_rdk_1741"/>
            </w:sdtPr>
            <w:sdtContent>
              <w:ins w:author="Angie Verónica Carvajal cardona" w:id="0" w:date="2026-05-15T14:09:08Z"/>
              <w:sdt>
                <w:sdtPr>
                  <w:id w:val="-1256856181"/>
                  <w:tag w:val="goog_rdk_1742"/>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2036080031"/>
        <w:tag w:val="goog_rdk_1763"/>
      </w:sdtPr>
      <w:sdtContent>
        <w:p w:rsidR="00000000" w:rsidDel="00000000" w:rsidP="00000000" w:rsidRDefault="00000000" w:rsidRPr="00000000" w14:paraId="000001A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78217654"/>
              <w:tag w:val="goog_rdk_1744"/>
            </w:sdtPr>
            <w:sdtContent>
              <w:ins w:author="Angie Verónica Carvajal cardona" w:id="0" w:date="2026-05-15T14:09:08Z"/>
              <w:sdt>
                <w:sdtPr>
                  <w:id w:val="-809094018"/>
                  <w:tag w:val="goog_rdk_1745"/>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label</w:t>
                    </w:r>
                  </w:ins>
                </w:sdtContent>
              </w:sdt>
              <w:ins w:author="Angie Verónica Carvajal cardona" w:id="0" w:date="2026-05-15T14:09:08Z">
                <w:sdt>
                  <w:sdtPr>
                    <w:id w:val="-1913928373"/>
                    <w:tag w:val="goog_rdk_174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317328305"/>
                    <w:tag w:val="goog_rdk_174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display</w:t>
                    </w:r>
                  </w:sdtContent>
                </w:sdt>
                <w:sdt>
                  <w:sdtPr>
                    <w:id w:val="-910006678"/>
                    <w:tag w:val="goog_rdk_17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7249041"/>
                    <w:tag w:val="goog_rdk_1749"/>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block</w:t>
                    </w:r>
                  </w:sdtContent>
                </w:sdt>
                <w:sdt>
                  <w:sdtPr>
                    <w:id w:val="-689323160"/>
                    <w:tag w:val="goog_rdk_175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84052446"/>
                    <w:tag w:val="goog_rdk_175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w:t>
                    </w:r>
                  </w:sdtContent>
                </w:sdt>
                <w:sdt>
                  <w:sdtPr>
                    <w:id w:val="829981991"/>
                    <w:tag w:val="goog_rdk_175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97344713"/>
                    <w:tag w:val="goog_rdk_175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10px</w:t>
                    </w:r>
                  </w:sdtContent>
                </w:sdt>
                <w:sdt>
                  <w:sdtPr>
                    <w:id w:val="-669755151"/>
                    <w:tag w:val="goog_rdk_17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90924268"/>
                    <w:tag w:val="goog_rdk_175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170614453"/>
                    <w:tag w:val="goog_rdk_17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54365674"/>
                    <w:tag w:val="goog_rdk_175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5px</w:t>
                    </w:r>
                  </w:sdtContent>
                </w:sdt>
                <w:sdt>
                  <w:sdtPr>
                    <w:id w:val="2388014"/>
                    <w:tag w:val="goog_rdk_175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0286146"/>
                    <w:tag w:val="goog_rdk_175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font-weight</w:t>
                    </w:r>
                  </w:sdtContent>
                </w:sdt>
                <w:sdt>
                  <w:sdtPr>
                    <w:id w:val="1649549306"/>
                    <w:tag w:val="goog_rdk_17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02670143"/>
                    <w:tag w:val="goog_rdk_1761"/>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600</w:t>
                    </w:r>
                  </w:sdtContent>
                </w:sdt>
                <w:sdt>
                  <w:sdtPr>
                    <w:id w:val="-1304181718"/>
                    <w:tag w:val="goog_rdk_17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751638954"/>
        <w:tag w:val="goog_rdk_1766"/>
      </w:sdtPr>
      <w:sdtContent>
        <w:p w:rsidR="00000000" w:rsidDel="00000000" w:rsidP="00000000" w:rsidRDefault="00000000" w:rsidRPr="00000000" w14:paraId="000001A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6686417"/>
              <w:tag w:val="goog_rdk_1764"/>
            </w:sdtPr>
            <w:sdtContent>
              <w:ins w:author="Angie Verónica Carvajal cardona" w:id="0" w:date="2026-05-15T14:09:08Z"/>
              <w:sdt>
                <w:sdtPr>
                  <w:id w:val="-607468819"/>
                  <w:tag w:val="goog_rdk_1765"/>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271101186"/>
        <w:tag w:val="goog_rdk_1778"/>
      </w:sdtPr>
      <w:sdtContent>
        <w:p w:rsidR="00000000" w:rsidDel="00000000" w:rsidP="00000000" w:rsidRDefault="00000000" w:rsidRPr="00000000" w14:paraId="000001A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420697965"/>
              <w:tag w:val="goog_rdk_1767"/>
            </w:sdtPr>
            <w:sdtContent>
              <w:ins w:author="Angie Verónica Carvajal cardona" w:id="0" w:date="2026-05-15T14:09:08Z"/>
              <w:sdt>
                <w:sdtPr>
                  <w:id w:val="1843937417"/>
                  <w:tag w:val="goog_rdk_1768"/>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.input-flex</w:t>
                    </w:r>
                  </w:ins>
                </w:sdtContent>
              </w:sdt>
              <w:ins w:author="Angie Verónica Carvajal cardona" w:id="0" w:date="2026-05-15T14:09:08Z">
                <w:sdt>
                  <w:sdtPr>
                    <w:id w:val="894402465"/>
                    <w:tag w:val="goog_rdk_176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959841260"/>
                    <w:tag w:val="goog_rdk_177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display</w:t>
                    </w:r>
                  </w:sdtContent>
                </w:sdt>
                <w:sdt>
                  <w:sdtPr>
                    <w:id w:val="207243737"/>
                    <w:tag w:val="goog_rdk_177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37196311"/>
                    <w:tag w:val="goog_rdk_177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flex</w:t>
                    </w:r>
                  </w:sdtContent>
                </w:sdt>
                <w:sdt>
                  <w:sdtPr>
                    <w:id w:val="651030128"/>
                    <w:tag w:val="goog_rdk_177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19933700"/>
                    <w:tag w:val="goog_rdk_177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gap</w:t>
                    </w:r>
                  </w:sdtContent>
                </w:sdt>
                <w:sdt>
                  <w:sdtPr>
                    <w:id w:val="897328408"/>
                    <w:tag w:val="goog_rdk_17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739907770"/>
                    <w:tag w:val="goog_rdk_1776"/>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5px</w:t>
                    </w:r>
                  </w:sdtContent>
                </w:sdt>
                <w:sdt>
                  <w:sdtPr>
                    <w:id w:val="1656574315"/>
                    <w:tag w:val="goog_rdk_17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985427814"/>
        <w:tag w:val="goog_rdk_1781"/>
      </w:sdtPr>
      <w:sdtContent>
        <w:p w:rsidR="00000000" w:rsidDel="00000000" w:rsidP="00000000" w:rsidRDefault="00000000" w:rsidRPr="00000000" w14:paraId="000001A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81478014"/>
              <w:tag w:val="goog_rdk_1779"/>
            </w:sdtPr>
            <w:sdtContent>
              <w:ins w:author="Angie Verónica Carvajal cardona" w:id="0" w:date="2026-05-15T14:09:08Z"/>
              <w:sdt>
                <w:sdtPr>
                  <w:id w:val="2067501422"/>
                  <w:tag w:val="goog_rdk_1780"/>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565796385"/>
        <w:tag w:val="goog_rdk_1787"/>
      </w:sdtPr>
      <w:sdtContent>
        <w:p w:rsidR="00000000" w:rsidDel="00000000" w:rsidP="00000000" w:rsidRDefault="00000000" w:rsidRPr="00000000" w14:paraId="000001A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148261926"/>
              <w:tag w:val="goog_rdk_1782"/>
            </w:sdtPr>
            <w:sdtContent>
              <w:ins w:author="Angie Verónica Carvajal cardona" w:id="0" w:date="2026-05-15T14:09:08Z"/>
              <w:sdt>
                <w:sdtPr>
                  <w:id w:val="-27570258"/>
                  <w:tag w:val="goog_rdk_1783"/>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input</w:t>
                    </w:r>
                  </w:ins>
                </w:sdtContent>
              </w:sdt>
              <w:ins w:author="Angie Verónica Carvajal cardona" w:id="0" w:date="2026-05-15T14:09:08Z">
                <w:sdt>
                  <w:sdtPr>
                    <w:id w:val="-1647849808"/>
                    <w:tag w:val="goog_rdk_17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02876116"/>
                    <w:tag w:val="goog_rdk_1785"/>
                  </w:sdtPr>
                  <w:sdtContent>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select</w:t>
                    </w:r>
                  </w:sdtContent>
                </w:sdt>
                <w:sdt>
                  <w:sdtPr>
                    <w:id w:val="-259104461"/>
                    <w:tag w:val="goog_rdk_17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836675663"/>
        <w:tag w:val="goog_rdk_1794"/>
      </w:sdtPr>
      <w:sdtContent>
        <w:p w:rsidR="00000000" w:rsidDel="00000000" w:rsidP="00000000" w:rsidRDefault="00000000" w:rsidRPr="00000000" w14:paraId="000001A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217085377"/>
              <w:tag w:val="goog_rdk_1788"/>
            </w:sdtPr>
            <w:sdtContent>
              <w:ins w:author="Angie Verónica Carvajal cardona" w:id="0" w:date="2026-05-15T14:09:08Z"/>
              <w:sdt>
                <w:sdtPr>
                  <w:id w:val="242160065"/>
                  <w:tag w:val="goog_rdk_178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57712492"/>
                    <w:tag w:val="goog_rdk_179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padding</w:t>
                    </w:r>
                  </w:sdtContent>
                </w:sdt>
                <w:sdt>
                  <w:sdtPr>
                    <w:id w:val="1680221348"/>
                    <w:tag w:val="goog_rdk_179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66330453"/>
                    <w:tag w:val="goog_rdk_1792"/>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8px</w:t>
                    </w:r>
                  </w:sdtContent>
                </w:sdt>
                <w:sdt>
                  <w:sdtPr>
                    <w:id w:val="742415855"/>
                    <w:tag w:val="goog_rdk_179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71061536"/>
        <w:tag w:val="goog_rdk_1805"/>
      </w:sdtPr>
      <w:sdtContent>
        <w:p w:rsidR="00000000" w:rsidDel="00000000" w:rsidP="00000000" w:rsidRDefault="00000000" w:rsidRPr="00000000" w14:paraId="000001A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117689515"/>
              <w:tag w:val="goog_rdk_1795"/>
            </w:sdtPr>
            <w:sdtContent>
              <w:ins w:author="Angie Verónica Carvajal cardona" w:id="0" w:date="2026-05-15T14:09:08Z"/>
              <w:sdt>
                <w:sdtPr>
                  <w:id w:val="-751378305"/>
                  <w:tag w:val="goog_rdk_179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33635052"/>
                    <w:tag w:val="goog_rdk_179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border</w:t>
                    </w:r>
                  </w:sdtContent>
                </w:sdt>
                <w:sdt>
                  <w:sdtPr>
                    <w:id w:val="-933579449"/>
                    <w:tag w:val="goog_rdk_179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29658518"/>
                    <w:tag w:val="goog_rdk_179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1px</w:t>
                    </w:r>
                  </w:sdtContent>
                </w:sdt>
                <w:sdt>
                  <w:sdtPr>
                    <w:id w:val="-2060553894"/>
                    <w:tag w:val="goog_rdk_180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43150990"/>
                    <w:tag w:val="goog_rdk_180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solid</w:t>
                    </w:r>
                  </w:sdtContent>
                </w:sdt>
                <w:sdt>
                  <w:sdtPr>
                    <w:id w:val="2079833997"/>
                    <w:tag w:val="goog_rdk_180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52493295"/>
                    <w:tag w:val="goog_rdk_180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#cbd5e1</w:t>
                    </w:r>
                  </w:sdtContent>
                </w:sdt>
                <w:sdt>
                  <w:sdtPr>
                    <w:id w:val="-1350961368"/>
                    <w:tag w:val="goog_rdk_180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874399092"/>
        <w:tag w:val="goog_rdk_1812"/>
      </w:sdtPr>
      <w:sdtContent>
        <w:p w:rsidR="00000000" w:rsidDel="00000000" w:rsidP="00000000" w:rsidRDefault="00000000" w:rsidRPr="00000000" w14:paraId="000001A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51332565"/>
              <w:tag w:val="goog_rdk_1806"/>
            </w:sdtPr>
            <w:sdtContent>
              <w:ins w:author="Angie Verónica Carvajal cardona" w:id="0" w:date="2026-05-15T14:09:08Z"/>
              <w:sdt>
                <w:sdtPr>
                  <w:id w:val="-135591582"/>
                  <w:tag w:val="goog_rdk_180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72725677"/>
                    <w:tag w:val="goog_rdk_180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border-radius</w:t>
                    </w:r>
                  </w:sdtContent>
                </w:sdt>
                <w:sdt>
                  <w:sdtPr>
                    <w:id w:val="-1406127457"/>
                    <w:tag w:val="goog_rdk_180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93329143"/>
                    <w:tag w:val="goog_rdk_1810"/>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6px</w:t>
                    </w:r>
                  </w:sdtContent>
                </w:sdt>
                <w:sdt>
                  <w:sdtPr>
                    <w:id w:val="-449092903"/>
                    <w:tag w:val="goog_rdk_181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131890212"/>
        <w:tag w:val="goog_rdk_1819"/>
      </w:sdtPr>
      <w:sdtContent>
        <w:p w:rsidR="00000000" w:rsidDel="00000000" w:rsidP="00000000" w:rsidRDefault="00000000" w:rsidRPr="00000000" w14:paraId="000001A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18545089"/>
              <w:tag w:val="goog_rdk_1813"/>
            </w:sdtPr>
            <w:sdtContent>
              <w:ins w:author="Angie Verónica Carvajal cardona" w:id="0" w:date="2026-05-15T14:09:08Z"/>
              <w:sdt>
                <w:sdtPr>
                  <w:id w:val="524428689"/>
                  <w:tag w:val="goog_rdk_181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676859180"/>
                    <w:tag w:val="goog_rdk_181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width</w:t>
                    </w:r>
                  </w:sdtContent>
                </w:sdt>
                <w:sdt>
                  <w:sdtPr>
                    <w:id w:val="591226893"/>
                    <w:tag w:val="goog_rdk_181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40516774"/>
                    <w:tag w:val="goog_rdk_181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100%</w:t>
                    </w:r>
                  </w:sdtContent>
                </w:sdt>
                <w:sdt>
                  <w:sdtPr>
                    <w:id w:val="-425792525"/>
                    <w:tag w:val="goog_rdk_181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516979840"/>
        <w:tag w:val="goog_rdk_1822"/>
      </w:sdtPr>
      <w:sdtContent>
        <w:p w:rsidR="00000000" w:rsidDel="00000000" w:rsidP="00000000" w:rsidRDefault="00000000" w:rsidRPr="00000000" w14:paraId="000001B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41765418"/>
              <w:tag w:val="goog_rdk_1820"/>
            </w:sdtPr>
            <w:sdtContent>
              <w:ins w:author="Angie Verónica Carvajal cardona" w:id="0" w:date="2026-05-15T14:09:08Z"/>
              <w:sdt>
                <w:sdtPr>
                  <w:id w:val="-289101217"/>
                  <w:tag w:val="goog_rdk_182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896935075"/>
        <w:tag w:val="goog_rdk_1825"/>
      </w:sdtPr>
      <w:sdtContent>
        <w:p w:rsidR="00000000" w:rsidDel="00000000" w:rsidP="00000000" w:rsidRDefault="00000000" w:rsidRPr="00000000" w14:paraId="000001B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86228745"/>
              <w:tag w:val="goog_rdk_1823"/>
            </w:sdtPr>
            <w:sdtContent>
              <w:ins w:author="Angie Verónica Carvajal cardona" w:id="0" w:date="2026-05-15T14:09:08Z"/>
              <w:sdt>
                <w:sdtPr>
                  <w:id w:val="2022597843"/>
                  <w:tag w:val="goog_rdk_1824"/>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991059423"/>
        <w:tag w:val="goog_rdk_1829"/>
      </w:sdtPr>
      <w:sdtContent>
        <w:p w:rsidR="00000000" w:rsidDel="00000000" w:rsidP="00000000" w:rsidRDefault="00000000" w:rsidRPr="00000000" w14:paraId="000001B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51780049"/>
              <w:tag w:val="goog_rdk_1826"/>
            </w:sdtPr>
            <w:sdtContent>
              <w:ins w:author="Angie Verónica Carvajal cardona" w:id="0" w:date="2026-05-15T14:09:08Z"/>
              <w:sdt>
                <w:sdtPr>
                  <w:id w:val="1724362265"/>
                  <w:tag w:val="goog_rdk_1827"/>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.preview-area</w:t>
                    </w:r>
                  </w:ins>
                </w:sdtContent>
              </w:sdt>
              <w:ins w:author="Angie Verónica Carvajal cardona" w:id="0" w:date="2026-05-15T14:09:08Z">
                <w:sdt>
                  <w:sdtPr>
                    <w:id w:val="-1081031185"/>
                    <w:tag w:val="goog_rdk_182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317975008"/>
        <w:tag w:val="goog_rdk_1836"/>
      </w:sdtPr>
      <w:sdtContent>
        <w:p w:rsidR="00000000" w:rsidDel="00000000" w:rsidP="00000000" w:rsidRDefault="00000000" w:rsidRPr="00000000" w14:paraId="000001B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6433594"/>
              <w:tag w:val="goog_rdk_1830"/>
            </w:sdtPr>
            <w:sdtContent>
              <w:ins w:author="Angie Verónica Carvajal cardona" w:id="0" w:date="2026-05-15T14:09:08Z"/>
              <w:sdt>
                <w:sdtPr>
                  <w:id w:val="-1563347997"/>
                  <w:tag w:val="goog_rdk_183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74360506"/>
                    <w:tag w:val="goog_rdk_183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display</w:t>
                    </w:r>
                  </w:sdtContent>
                </w:sdt>
                <w:sdt>
                  <w:sdtPr>
                    <w:id w:val="1899669491"/>
                    <w:tag w:val="goog_rdk_183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32678055"/>
                    <w:tag w:val="goog_rdk_183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flex</w:t>
                    </w:r>
                  </w:sdtContent>
                </w:sdt>
                <w:sdt>
                  <w:sdtPr>
                    <w:id w:val="-1971830903"/>
                    <w:tag w:val="goog_rdk_183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369687"/>
        <w:tag w:val="goog_rdk_1843"/>
      </w:sdtPr>
      <w:sdtContent>
        <w:p w:rsidR="00000000" w:rsidDel="00000000" w:rsidP="00000000" w:rsidRDefault="00000000" w:rsidRPr="00000000" w14:paraId="000001B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39135239"/>
              <w:tag w:val="goog_rdk_1837"/>
            </w:sdtPr>
            <w:sdtContent>
              <w:ins w:author="Angie Verónica Carvajal cardona" w:id="0" w:date="2026-05-15T14:09:08Z"/>
              <w:sdt>
                <w:sdtPr>
                  <w:id w:val="1171917795"/>
                  <w:tag w:val="goog_rdk_183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47215112"/>
                    <w:tag w:val="goog_rdk_183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flex-direction</w:t>
                    </w:r>
                  </w:sdtContent>
                </w:sdt>
                <w:sdt>
                  <w:sdtPr>
                    <w:id w:val="1394573"/>
                    <w:tag w:val="goog_rdk_184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0845874"/>
                    <w:tag w:val="goog_rdk_184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column</w:t>
                    </w:r>
                  </w:sdtContent>
                </w:sdt>
                <w:sdt>
                  <w:sdtPr>
                    <w:id w:val="-973266194"/>
                    <w:tag w:val="goog_rdk_184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66237485"/>
        <w:tag w:val="goog_rdk_1850"/>
      </w:sdtPr>
      <w:sdtContent>
        <w:p w:rsidR="00000000" w:rsidDel="00000000" w:rsidP="00000000" w:rsidRDefault="00000000" w:rsidRPr="00000000" w14:paraId="000001B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78318137"/>
              <w:tag w:val="goog_rdk_1844"/>
            </w:sdtPr>
            <w:sdtContent>
              <w:ins w:author="Angie Verónica Carvajal cardona" w:id="0" w:date="2026-05-15T14:09:08Z"/>
              <w:sdt>
                <w:sdtPr>
                  <w:id w:val="1027116245"/>
                  <w:tag w:val="goog_rdk_184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11200080"/>
                    <w:tag w:val="goog_rdk_184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align-items</w:t>
                    </w:r>
                  </w:sdtContent>
                </w:sdt>
                <w:sdt>
                  <w:sdtPr>
                    <w:id w:val="-1550028644"/>
                    <w:tag w:val="goog_rdk_18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58933734"/>
                    <w:tag w:val="goog_rdk_184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center</w:t>
                    </w:r>
                  </w:sdtContent>
                </w:sdt>
                <w:sdt>
                  <w:sdtPr>
                    <w:id w:val="588133797"/>
                    <w:tag w:val="goog_rdk_184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65250735"/>
        <w:tag w:val="goog_rdk_1857"/>
      </w:sdtPr>
      <w:sdtContent>
        <w:p w:rsidR="00000000" w:rsidDel="00000000" w:rsidP="00000000" w:rsidRDefault="00000000" w:rsidRPr="00000000" w14:paraId="000001B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760559298"/>
              <w:tag w:val="goog_rdk_1851"/>
            </w:sdtPr>
            <w:sdtContent>
              <w:ins w:author="Angie Verónica Carvajal cardona" w:id="0" w:date="2026-05-15T14:09:08Z"/>
              <w:sdt>
                <w:sdtPr>
                  <w:id w:val="-1451514650"/>
                  <w:tag w:val="goog_rdk_185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798515577"/>
                    <w:tag w:val="goog_rdk_185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background</w:t>
                    </w:r>
                  </w:sdtContent>
                </w:sdt>
                <w:sdt>
                  <w:sdtPr>
                    <w:id w:val="1341687935"/>
                    <w:tag w:val="goog_rdk_18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933246536"/>
                    <w:tag w:val="goog_rdk_185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#e2e8f0</w:t>
                    </w:r>
                  </w:sdtContent>
                </w:sdt>
                <w:sdt>
                  <w:sdtPr>
                    <w:id w:val="-566558073"/>
                    <w:tag w:val="goog_rdk_18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16918740"/>
        <w:tag w:val="goog_rdk_1864"/>
      </w:sdtPr>
      <w:sdtContent>
        <w:p w:rsidR="00000000" w:rsidDel="00000000" w:rsidP="00000000" w:rsidRDefault="00000000" w:rsidRPr="00000000" w14:paraId="000001B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76465124"/>
              <w:tag w:val="goog_rdk_1858"/>
            </w:sdtPr>
            <w:sdtContent>
              <w:ins w:author="Angie Verónica Carvajal cardona" w:id="0" w:date="2026-05-15T14:09:08Z"/>
              <w:sdt>
                <w:sdtPr>
                  <w:id w:val="-944869442"/>
                  <w:tag w:val="goog_rdk_185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471580134"/>
                    <w:tag w:val="goog_rdk_186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border-radius</w:t>
                    </w:r>
                  </w:sdtContent>
                </w:sdt>
                <w:sdt>
                  <w:sdtPr>
                    <w:id w:val="2036053783"/>
                    <w:tag w:val="goog_rdk_186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837647563"/>
                    <w:tag w:val="goog_rdk_1862"/>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12px</w:t>
                    </w:r>
                  </w:sdtContent>
                </w:sdt>
                <w:sdt>
                  <w:sdtPr>
                    <w:id w:val="1248832024"/>
                    <w:tag w:val="goog_rdk_186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549642555"/>
        <w:tag w:val="goog_rdk_1871"/>
      </w:sdtPr>
      <w:sdtContent>
        <w:p w:rsidR="00000000" w:rsidDel="00000000" w:rsidP="00000000" w:rsidRDefault="00000000" w:rsidRPr="00000000" w14:paraId="000001B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47851864"/>
              <w:tag w:val="goog_rdk_1865"/>
            </w:sdtPr>
            <w:sdtContent>
              <w:ins w:author="Angie Verónica Carvajal cardona" w:id="0" w:date="2026-05-15T14:09:08Z"/>
              <w:sdt>
                <w:sdtPr>
                  <w:id w:val="-1984035384"/>
                  <w:tag w:val="goog_rdk_186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24890256"/>
                    <w:tag w:val="goog_rdk_186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padding</w:t>
                    </w:r>
                  </w:sdtContent>
                </w:sdt>
                <w:sdt>
                  <w:sdtPr>
                    <w:id w:val="-1158368001"/>
                    <w:tag w:val="goog_rdk_18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9876480"/>
                    <w:tag w:val="goog_rdk_186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40px</w:t>
                    </w:r>
                  </w:sdtContent>
                </w:sdt>
                <w:sdt>
                  <w:sdtPr>
                    <w:id w:val="-1035685530"/>
                    <w:tag w:val="goog_rdk_18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18095870"/>
        <w:tag w:val="goog_rdk_1878"/>
      </w:sdtPr>
      <w:sdtContent>
        <w:p w:rsidR="00000000" w:rsidDel="00000000" w:rsidP="00000000" w:rsidRDefault="00000000" w:rsidRPr="00000000" w14:paraId="000001B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4898217"/>
              <w:tag w:val="goog_rdk_1872"/>
            </w:sdtPr>
            <w:sdtContent>
              <w:ins w:author="Angie Verónica Carvajal cardona" w:id="0" w:date="2026-05-15T14:09:08Z"/>
              <w:sdt>
                <w:sdtPr>
                  <w:id w:val="1408454053"/>
                  <w:tag w:val="goog_rdk_187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037193803"/>
                    <w:tag w:val="goog_rdk_187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min-height</w:t>
                    </w:r>
                  </w:sdtContent>
                </w:sdt>
                <w:sdt>
                  <w:sdtPr>
                    <w:id w:val="1614125945"/>
                    <w:tag w:val="goog_rdk_18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25261859"/>
                    <w:tag w:val="goog_rdk_1876"/>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400px</w:t>
                    </w:r>
                  </w:sdtContent>
                </w:sdt>
                <w:sdt>
                  <w:sdtPr>
                    <w:id w:val="-857550019"/>
                    <w:tag w:val="goog_rdk_18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71343545"/>
        <w:tag w:val="goog_rdk_1885"/>
      </w:sdtPr>
      <w:sdtContent>
        <w:p w:rsidR="00000000" w:rsidDel="00000000" w:rsidP="00000000" w:rsidRDefault="00000000" w:rsidRPr="00000000" w14:paraId="000001B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85536265"/>
              <w:tag w:val="goog_rdk_1879"/>
            </w:sdtPr>
            <w:sdtContent>
              <w:ins w:author="Angie Verónica Carvajal cardona" w:id="0" w:date="2026-05-15T14:09:08Z"/>
              <w:sdt>
                <w:sdtPr>
                  <w:id w:val="1283508790"/>
                  <w:tag w:val="goog_rdk_188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07252669"/>
                    <w:tag w:val="goog_rdk_188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position</w:t>
                    </w:r>
                  </w:sdtContent>
                </w:sdt>
                <w:sdt>
                  <w:sdtPr>
                    <w:id w:val="225359401"/>
                    <w:tag w:val="goog_rdk_18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59314208"/>
                    <w:tag w:val="goog_rdk_1883"/>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relative</w:t>
                    </w:r>
                  </w:sdtContent>
                </w:sdt>
                <w:sdt>
                  <w:sdtPr>
                    <w:id w:val="-2089103523"/>
                    <w:tag w:val="goog_rdk_18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79516016"/>
        <w:tag w:val="goog_rdk_1888"/>
      </w:sdtPr>
      <w:sdtContent>
        <w:p w:rsidR="00000000" w:rsidDel="00000000" w:rsidP="00000000" w:rsidRDefault="00000000" w:rsidRPr="00000000" w14:paraId="000001B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86036478"/>
              <w:tag w:val="goog_rdk_1886"/>
            </w:sdtPr>
            <w:sdtContent>
              <w:ins w:author="Angie Verónica Carvajal cardona" w:id="0" w:date="2026-05-15T14:09:08Z"/>
              <w:sdt>
                <w:sdtPr>
                  <w:id w:val="-366711798"/>
                  <w:tag w:val="goog_rdk_188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516060084"/>
        <w:tag w:val="goog_rdk_1891"/>
      </w:sdtPr>
      <w:sdtContent>
        <w:p w:rsidR="00000000" w:rsidDel="00000000" w:rsidP="00000000" w:rsidRDefault="00000000" w:rsidRPr="00000000" w14:paraId="000001B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61694377"/>
              <w:tag w:val="goog_rdk_1889"/>
            </w:sdtPr>
            <w:sdtContent>
              <w:ins w:author="Angie Verónica Carvajal cardona" w:id="0" w:date="2026-05-15T14:09:08Z"/>
              <w:sdt>
                <w:sdtPr>
                  <w:id w:val="-2075051158"/>
                  <w:tag w:val="goog_rdk_1890"/>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820013834"/>
        <w:tag w:val="goog_rdk_1895"/>
      </w:sdtPr>
      <w:sdtContent>
        <w:p w:rsidR="00000000" w:rsidDel="00000000" w:rsidP="00000000" w:rsidRDefault="00000000" w:rsidRPr="00000000" w14:paraId="000001B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30681760"/>
              <w:tag w:val="goog_rdk_1892"/>
            </w:sdtPr>
            <w:sdtContent>
              <w:ins w:author="Angie Verónica Carvajal cardona" w:id="0" w:date="2026-05-15T14:09:08Z"/>
              <w:sdt>
                <w:sdtPr>
                  <w:id w:val="-1361223417"/>
                  <w:tag w:val="goog_rdk_1893"/>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.box</w:t>
                    </w:r>
                  </w:ins>
                </w:sdtContent>
              </w:sdt>
              <w:ins w:author="Angie Verónica Carvajal cardona" w:id="0" w:date="2026-05-15T14:09:08Z">
                <w:sdt>
                  <w:sdtPr>
                    <w:id w:val="-1943632030"/>
                    <w:tag w:val="goog_rdk_189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255475095"/>
        <w:tag w:val="goog_rdk_1902"/>
      </w:sdtPr>
      <w:sdtContent>
        <w:p w:rsidR="00000000" w:rsidDel="00000000" w:rsidP="00000000" w:rsidRDefault="00000000" w:rsidRPr="00000000" w14:paraId="000001B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6181169"/>
              <w:tag w:val="goog_rdk_1896"/>
            </w:sdtPr>
            <w:sdtContent>
              <w:ins w:author="Angie Verónica Carvajal cardona" w:id="0" w:date="2026-05-15T14:09:08Z"/>
              <w:sdt>
                <w:sdtPr>
                  <w:id w:val="103598252"/>
                  <w:tag w:val="goog_rdk_1897"/>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983009611"/>
                    <w:tag w:val="goog_rdk_1898"/>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background-color</w:t>
                    </w:r>
                  </w:sdtContent>
                </w:sdt>
                <w:sdt>
                  <w:sdtPr>
                    <w:id w:val="693763786"/>
                    <w:tag w:val="goog_rdk_189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01776264"/>
                    <w:tag w:val="goog_rdk_1900"/>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#3498db</w:t>
                    </w:r>
                  </w:sdtContent>
                </w:sdt>
                <w:sdt>
                  <w:sdtPr>
                    <w:id w:val="-875861109"/>
                    <w:tag w:val="goog_rdk_190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386649142"/>
        <w:tag w:val="goog_rdk_1909"/>
      </w:sdtPr>
      <w:sdtContent>
        <w:p w:rsidR="00000000" w:rsidDel="00000000" w:rsidP="00000000" w:rsidRDefault="00000000" w:rsidRPr="00000000" w14:paraId="000001B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33673759"/>
              <w:tag w:val="goog_rdk_1903"/>
            </w:sdtPr>
            <w:sdtContent>
              <w:ins w:author="Angie Verónica Carvajal cardona" w:id="0" w:date="2026-05-15T14:09:08Z"/>
              <w:sdt>
                <w:sdtPr>
                  <w:id w:val="-1862328935"/>
                  <w:tag w:val="goog_rdk_1904"/>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89618696"/>
                    <w:tag w:val="goog_rdk_1905"/>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display</w:t>
                    </w:r>
                  </w:sdtContent>
                </w:sdt>
                <w:sdt>
                  <w:sdtPr>
                    <w:id w:val="-916281001"/>
                    <w:tag w:val="goog_rdk_190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715198105"/>
                    <w:tag w:val="goog_rdk_1907"/>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flex</w:t>
                    </w:r>
                  </w:sdtContent>
                </w:sdt>
                <w:sdt>
                  <w:sdtPr>
                    <w:id w:val="-1354793510"/>
                    <w:tag w:val="goog_rdk_190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115642279"/>
        <w:tag w:val="goog_rdk_1916"/>
      </w:sdtPr>
      <w:sdtContent>
        <w:p w:rsidR="00000000" w:rsidDel="00000000" w:rsidP="00000000" w:rsidRDefault="00000000" w:rsidRPr="00000000" w14:paraId="000001C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85636818"/>
              <w:tag w:val="goog_rdk_1910"/>
            </w:sdtPr>
            <w:sdtContent>
              <w:ins w:author="Angie Verónica Carvajal cardona" w:id="0" w:date="2026-05-15T14:09:08Z"/>
              <w:sdt>
                <w:sdtPr>
                  <w:id w:val="-1882667355"/>
                  <w:tag w:val="goog_rdk_191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36814373"/>
                    <w:tag w:val="goog_rdk_191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align-items</w:t>
                    </w:r>
                  </w:sdtContent>
                </w:sdt>
                <w:sdt>
                  <w:sdtPr>
                    <w:id w:val="-1531040229"/>
                    <w:tag w:val="goog_rdk_19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33846686"/>
                    <w:tag w:val="goog_rdk_191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center</w:t>
                    </w:r>
                  </w:sdtContent>
                </w:sdt>
                <w:sdt>
                  <w:sdtPr>
                    <w:id w:val="1149257585"/>
                    <w:tag w:val="goog_rdk_191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030179267"/>
        <w:tag w:val="goog_rdk_1923"/>
      </w:sdtPr>
      <w:sdtContent>
        <w:p w:rsidR="00000000" w:rsidDel="00000000" w:rsidP="00000000" w:rsidRDefault="00000000" w:rsidRPr="00000000" w14:paraId="000001C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95914164"/>
              <w:tag w:val="goog_rdk_1917"/>
            </w:sdtPr>
            <w:sdtContent>
              <w:ins w:author="Angie Verónica Carvajal cardona" w:id="0" w:date="2026-05-15T14:09:08Z"/>
              <w:sdt>
                <w:sdtPr>
                  <w:id w:val="1509798268"/>
                  <w:tag w:val="goog_rdk_191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94361843"/>
                    <w:tag w:val="goog_rdk_191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justify-content</w:t>
                    </w:r>
                  </w:sdtContent>
                </w:sdt>
                <w:sdt>
                  <w:sdtPr>
                    <w:id w:val="-289878447"/>
                    <w:tag w:val="goog_rdk_192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97576833"/>
                    <w:tag w:val="goog_rdk_192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center</w:t>
                    </w:r>
                  </w:sdtContent>
                </w:sdt>
                <w:sdt>
                  <w:sdtPr>
                    <w:id w:val="-192729045"/>
                    <w:tag w:val="goog_rdk_192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307210279"/>
        <w:tag w:val="goog_rdk_1930"/>
      </w:sdtPr>
      <w:sdtContent>
        <w:p w:rsidR="00000000" w:rsidDel="00000000" w:rsidP="00000000" w:rsidRDefault="00000000" w:rsidRPr="00000000" w14:paraId="000001C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372654129"/>
              <w:tag w:val="goog_rdk_1924"/>
            </w:sdtPr>
            <w:sdtContent>
              <w:ins w:author="Angie Verónica Carvajal cardona" w:id="0" w:date="2026-05-15T14:09:08Z"/>
              <w:sdt>
                <w:sdtPr>
                  <w:id w:val="-118598574"/>
                  <w:tag w:val="goog_rdk_192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447272014"/>
                    <w:tag w:val="goog_rdk_192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w:t>
                    </w:r>
                  </w:sdtContent>
                </w:sdt>
                <w:sdt>
                  <w:sdtPr>
                    <w:id w:val="2138342854"/>
                    <w:tag w:val="goog_rdk_19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4868145"/>
                    <w:tag w:val="goog_rdk_192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white</w:t>
                    </w:r>
                  </w:sdtContent>
                </w:sdt>
                <w:sdt>
                  <w:sdtPr>
                    <w:id w:val="1508626182"/>
                    <w:tag w:val="goog_rdk_192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82627196"/>
        <w:tag w:val="goog_rdk_1937"/>
      </w:sdtPr>
      <w:sdtContent>
        <w:p w:rsidR="00000000" w:rsidDel="00000000" w:rsidP="00000000" w:rsidRDefault="00000000" w:rsidRPr="00000000" w14:paraId="000001C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12430883"/>
              <w:tag w:val="goog_rdk_1931"/>
            </w:sdtPr>
            <w:sdtContent>
              <w:ins w:author="Angie Verónica Carvajal cardona" w:id="0" w:date="2026-05-15T14:09:08Z"/>
              <w:sdt>
                <w:sdtPr>
                  <w:id w:val="-1594360893"/>
                  <w:tag w:val="goog_rdk_193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139958452"/>
                    <w:tag w:val="goog_rdk_193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font-weight</w:t>
                    </w:r>
                  </w:sdtContent>
                </w:sdt>
                <w:sdt>
                  <w:sdtPr>
                    <w:id w:val="-1915855843"/>
                    <w:tag w:val="goog_rdk_19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923673246"/>
                    <w:tag w:val="goog_rdk_1935"/>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bold</w:t>
                    </w:r>
                  </w:sdtContent>
                </w:sdt>
                <w:sdt>
                  <w:sdtPr>
                    <w:id w:val="1911962425"/>
                    <w:tag w:val="goog_rdk_19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266443930"/>
        <w:tag w:val="goog_rdk_1948"/>
      </w:sdtPr>
      <w:sdtContent>
        <w:p w:rsidR="00000000" w:rsidDel="00000000" w:rsidP="00000000" w:rsidRDefault="00000000" w:rsidRPr="00000000" w14:paraId="000001C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196008821"/>
              <w:tag w:val="goog_rdk_1938"/>
            </w:sdtPr>
            <w:sdtContent>
              <w:ins w:author="Angie Verónica Carvajal cardona" w:id="0" w:date="2026-05-15T14:09:08Z"/>
              <w:sdt>
                <w:sdtPr>
                  <w:id w:val="392764597"/>
                  <w:tag w:val="goog_rdk_193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311128632"/>
                    <w:tag w:val="goog_rdk_194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transition</w:t>
                    </w:r>
                  </w:sdtContent>
                </w:sdt>
                <w:sdt>
                  <w:sdtPr>
                    <w:id w:val="-315116715"/>
                    <w:tag w:val="goog_rdk_194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446128628"/>
                    <w:tag w:val="goog_rdk_194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all</w:t>
                    </w:r>
                  </w:sdtContent>
                </w:sdt>
                <w:sdt>
                  <w:sdtPr>
                    <w:id w:val="479549968"/>
                    <w:tag w:val="goog_rdk_194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75520577"/>
                    <w:tag w:val="goog_rdk_1944"/>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0.1s</w:t>
                    </w:r>
                  </w:sdtContent>
                </w:sdt>
                <w:sdt>
                  <w:sdtPr>
                    <w:id w:val="2004259977"/>
                    <w:tag w:val="goog_rdk_194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340170574"/>
                    <w:tag w:val="goog_rdk_194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ease</w:t>
                    </w:r>
                  </w:sdtContent>
                </w:sdt>
                <w:sdt>
                  <w:sdtPr>
                    <w:id w:val="-1709596190"/>
                    <w:tag w:val="goog_rdk_194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98465454"/>
        <w:tag w:val="goog_rdk_1971"/>
      </w:sdtPr>
      <w:sdtContent>
        <w:p w:rsidR="00000000" w:rsidDel="00000000" w:rsidP="00000000" w:rsidRDefault="00000000" w:rsidRPr="00000000" w14:paraId="000001C5">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37868101"/>
              <w:tag w:val="goog_rdk_1949"/>
            </w:sdtPr>
            <w:sdtContent>
              <w:ins w:author="Angie Verónica Carvajal cardona" w:id="0" w:date="2026-05-15T14:09:08Z"/>
              <w:sdt>
                <w:sdtPr>
                  <w:id w:val="549794060"/>
                  <w:tag w:val="goog_rdk_195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770237509"/>
                    <w:tag w:val="goog_rdk_195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box-shadow</w:t>
                    </w:r>
                  </w:sdtContent>
                </w:sdt>
                <w:sdt>
                  <w:sdtPr>
                    <w:id w:val="680680700"/>
                    <w:tag w:val="goog_rdk_195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96542154"/>
                    <w:tag w:val="goog_rdk_195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498548289"/>
                    <w:tag w:val="goog_rdk_195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034444099"/>
                    <w:tag w:val="goog_rdk_195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10px</w:t>
                    </w:r>
                  </w:sdtContent>
                </w:sdt>
                <w:sdt>
                  <w:sdtPr>
                    <w:id w:val="1923618676"/>
                    <w:tag w:val="goog_rdk_195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70749746"/>
                    <w:tag w:val="goog_rdk_195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15px</w:t>
                    </w:r>
                  </w:sdtContent>
                </w:sdt>
                <w:sdt>
                  <w:sdtPr>
                    <w:id w:val="705770496"/>
                    <w:tag w:val="goog_rdk_195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205465"/>
                    <w:tag w:val="goog_rdk_195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-3px</w:t>
                    </w:r>
                  </w:sdtContent>
                </w:sdt>
                <w:sdt>
                  <w:sdtPr>
                    <w:id w:val="1227292846"/>
                    <w:tag w:val="goog_rdk_196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247074866"/>
                    <w:tag w:val="goog_rdk_1961"/>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rgb</w:t>
                    </w:r>
                  </w:sdtContent>
                </w:sdt>
                <w:sdt>
                  <w:sdtPr>
                    <w:id w:val="-138036235"/>
                    <w:tag w:val="goog_rdk_196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221445360"/>
                    <w:tag w:val="goog_rdk_196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450410423"/>
                    <w:tag w:val="goog_rdk_196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57350103"/>
                    <w:tag w:val="goog_rdk_196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951307614"/>
                    <w:tag w:val="goog_rdk_196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3869879"/>
                    <w:tag w:val="goog_rdk_196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287127455"/>
                    <w:tag w:val="goog_rdk_196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1107487513"/>
                    <w:tag w:val="goog_rdk_196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0.1</w:t>
                    </w:r>
                  </w:sdtContent>
                </w:sdt>
                <w:sdt>
                  <w:sdtPr>
                    <w:id w:val="1230195649"/>
                    <w:tag w:val="goog_rdk_197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83866507"/>
        <w:tag w:val="goog_rdk_1978"/>
      </w:sdtPr>
      <w:sdtContent>
        <w:p w:rsidR="00000000" w:rsidDel="00000000" w:rsidP="00000000" w:rsidRDefault="00000000" w:rsidRPr="00000000" w14:paraId="000001C6">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881409934"/>
              <w:tag w:val="goog_rdk_1972"/>
            </w:sdtPr>
            <w:sdtContent>
              <w:ins w:author="Angie Verónica Carvajal cardona" w:id="0" w:date="2026-05-15T14:09:08Z"/>
              <w:sdt>
                <w:sdtPr>
                  <w:id w:val="445291799"/>
                  <w:tag w:val="goog_rdk_197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833160330"/>
                    <w:tag w:val="goog_rdk_197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overflow</w:t>
                    </w:r>
                  </w:sdtContent>
                </w:sdt>
                <w:sdt>
                  <w:sdtPr>
                    <w:id w:val="-1212187243"/>
                    <w:tag w:val="goog_rdk_19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05889504"/>
                    <w:tag w:val="goog_rdk_197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hidden</w:t>
                    </w:r>
                  </w:sdtContent>
                </w:sdt>
                <w:sdt>
                  <w:sdtPr>
                    <w:id w:val="-1084172613"/>
                    <w:tag w:val="goog_rdk_19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309260119"/>
        <w:tag w:val="goog_rdk_1999"/>
      </w:sdtPr>
      <w:sdtContent>
        <w:p w:rsidR="00000000" w:rsidDel="00000000" w:rsidP="00000000" w:rsidRDefault="00000000" w:rsidRPr="00000000" w14:paraId="000001C7">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57454063"/>
              <w:tag w:val="goog_rdk_1979"/>
            </w:sdtPr>
            <w:sdtContent>
              <w:ins w:author="Angie Verónica Carvajal cardona" w:id="0" w:date="2026-05-15T14:09:08Z"/>
              <w:sdt>
                <w:sdtPr>
                  <w:id w:val="1043130280"/>
                  <w:tag w:val="goog_rdk_198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93838432"/>
                    <w:tag w:val="goog_rdk_1981"/>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text-shadow</w:t>
                    </w:r>
                  </w:sdtContent>
                </w:sdt>
                <w:sdt>
                  <w:sdtPr>
                    <w:id w:val="-2001641329"/>
                    <w:tag w:val="goog_rdk_198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05633235"/>
                    <w:tag w:val="goog_rdk_198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1px</w:t>
                    </w:r>
                  </w:sdtContent>
                </w:sdt>
                <w:sdt>
                  <w:sdtPr>
                    <w:id w:val="2113817538"/>
                    <w:tag w:val="goog_rdk_198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553749264"/>
                    <w:tag w:val="goog_rdk_198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1px</w:t>
                    </w:r>
                  </w:sdtContent>
                </w:sdt>
                <w:sdt>
                  <w:sdtPr>
                    <w:id w:val="1577749599"/>
                    <w:tag w:val="goog_rdk_198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99122052"/>
                    <w:tag w:val="goog_rdk_198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2px</w:t>
                    </w:r>
                  </w:sdtContent>
                </w:sdt>
                <w:sdt>
                  <w:sdtPr>
                    <w:id w:val="2068695057"/>
                    <w:tag w:val="goog_rdk_198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57943681"/>
                    <w:tag w:val="goog_rdk_1989"/>
                  </w:sdtPr>
                  <w:sdtContent>
                    <w:r w:rsidDel="00000000" w:rsidR="00000000" w:rsidRPr="00000000">
                      <w:rPr>
                        <w:rFonts w:ascii="Courier New" w:cs="Courier New" w:eastAsia="Courier New" w:hAnsi="Courier New"/>
                        <w:color w:val="dcdcaa"/>
                        <w:sz w:val="21"/>
                        <w:szCs w:val="21"/>
                        <w:rtl w:val="0"/>
                        <w:rPrChange w:author="Angie Verónica Carvajal cardona" w:id="1" w:date="2026-05-15T14:09:08Z">
                          <w:rPr/>
                        </w:rPrChange>
                      </w:rPr>
                      <w:t xml:space="preserve">rgba</w:t>
                    </w:r>
                  </w:sdtContent>
                </w:sdt>
                <w:sdt>
                  <w:sdtPr>
                    <w:id w:val="1700450904"/>
                    <w:tag w:val="goog_rdk_199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51989519"/>
                    <w:tag w:val="goog_rdk_1991"/>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260057318"/>
                    <w:tag w:val="goog_rdk_199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2059716071"/>
                    <w:tag w:val="goog_rdk_1993"/>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527383869"/>
                    <w:tag w:val="goog_rdk_199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372049702"/>
                    <w:tag w:val="goog_rdk_199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w:t>
                    </w:r>
                  </w:sdtContent>
                </w:sdt>
                <w:sdt>
                  <w:sdtPr>
                    <w:id w:val="1598066612"/>
                    <w:tag w:val="goog_rdk_199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sdt>
                  <w:sdtPr>
                    <w:id w:val="102902354"/>
                    <w:tag w:val="goog_rdk_1997"/>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0.3</w:t>
                    </w:r>
                  </w:sdtContent>
                </w:sdt>
                <w:sdt>
                  <w:sdtPr>
                    <w:id w:val="-1211664509"/>
                    <w:tag w:val="goog_rdk_199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699277966"/>
        <w:tag w:val="goog_rdk_2002"/>
      </w:sdtPr>
      <w:sdtContent>
        <w:p w:rsidR="00000000" w:rsidDel="00000000" w:rsidP="00000000" w:rsidRDefault="00000000" w:rsidRPr="00000000" w14:paraId="000001C8">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09264508"/>
              <w:tag w:val="goog_rdk_2000"/>
            </w:sdtPr>
            <w:sdtContent>
              <w:ins w:author="Angie Verónica Carvajal cardona" w:id="0" w:date="2026-05-15T14:09:08Z"/>
              <w:sdt>
                <w:sdtPr>
                  <w:id w:val="-487332979"/>
                  <w:tag w:val="goog_rdk_200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122059489"/>
        <w:tag w:val="goog_rdk_2005"/>
      </w:sdtPr>
      <w:sdtContent>
        <w:p w:rsidR="00000000" w:rsidDel="00000000" w:rsidP="00000000" w:rsidRDefault="00000000" w:rsidRPr="00000000" w14:paraId="000001C9">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84227488"/>
              <w:tag w:val="goog_rdk_2003"/>
            </w:sdtPr>
            <w:sdtContent>
              <w:ins w:author="Angie Verónica Carvajal cardona" w:id="0" w:date="2026-05-15T14:09:08Z"/>
              <w:sdt>
                <w:sdtPr>
                  <w:id w:val="469366917"/>
                  <w:tag w:val="goog_rdk_2004"/>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331721907"/>
        <w:tag w:val="goog_rdk_2009"/>
      </w:sdtPr>
      <w:sdtContent>
        <w:p w:rsidR="00000000" w:rsidDel="00000000" w:rsidP="00000000" w:rsidRDefault="00000000" w:rsidRPr="00000000" w14:paraId="000001CA">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949417816"/>
              <w:tag w:val="goog_rdk_2006"/>
            </w:sdtPr>
            <w:sdtContent>
              <w:ins w:author="Angie Verónica Carvajal cardona" w:id="0" w:date="2026-05-15T14:09:08Z"/>
              <w:sdt>
                <w:sdtPr>
                  <w:id w:val="1884526251"/>
                  <w:tag w:val="goog_rdk_2007"/>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.code-output</w:t>
                    </w:r>
                  </w:ins>
                </w:sdtContent>
              </w:sdt>
              <w:ins w:author="Angie Verónica Carvajal cardona" w:id="0" w:date="2026-05-15T14:09:08Z">
                <w:sdt>
                  <w:sdtPr>
                    <w:id w:val="1162559305"/>
                    <w:tag w:val="goog_rdk_200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108849498"/>
        <w:tag w:val="goog_rdk_2016"/>
      </w:sdtPr>
      <w:sdtContent>
        <w:p w:rsidR="00000000" w:rsidDel="00000000" w:rsidP="00000000" w:rsidRDefault="00000000" w:rsidRPr="00000000" w14:paraId="000001CB">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152602263"/>
              <w:tag w:val="goog_rdk_2010"/>
            </w:sdtPr>
            <w:sdtContent>
              <w:ins w:author="Angie Verónica Carvajal cardona" w:id="0" w:date="2026-05-15T14:09:08Z"/>
              <w:sdt>
                <w:sdtPr>
                  <w:id w:val="1063993369"/>
                  <w:tag w:val="goog_rdk_2011"/>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74627954"/>
                    <w:tag w:val="goog_rdk_2012"/>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margin-top</w:t>
                    </w:r>
                  </w:sdtContent>
                </w:sdt>
                <w:sdt>
                  <w:sdtPr>
                    <w:id w:val="1553190751"/>
                    <w:tag w:val="goog_rdk_201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2142437777"/>
                    <w:tag w:val="goog_rdk_2014"/>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auto</w:t>
                    </w:r>
                  </w:sdtContent>
                </w:sdt>
                <w:sdt>
                  <w:sdtPr>
                    <w:id w:val="-745045660"/>
                    <w:tag w:val="goog_rdk_201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46363439"/>
        <w:tag w:val="goog_rdk_2023"/>
      </w:sdtPr>
      <w:sdtContent>
        <w:p w:rsidR="00000000" w:rsidDel="00000000" w:rsidP="00000000" w:rsidRDefault="00000000" w:rsidRPr="00000000" w14:paraId="000001CC">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525459821"/>
              <w:tag w:val="goog_rdk_2017"/>
            </w:sdtPr>
            <w:sdtContent>
              <w:ins w:author="Angie Verónica Carvajal cardona" w:id="0" w:date="2026-05-15T14:09:08Z"/>
              <w:sdt>
                <w:sdtPr>
                  <w:id w:val="-1454859417"/>
                  <w:tag w:val="goog_rdk_2018"/>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90273337"/>
                    <w:tag w:val="goog_rdk_2019"/>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background</w:t>
                    </w:r>
                  </w:sdtContent>
                </w:sdt>
                <w:sdt>
                  <w:sdtPr>
                    <w:id w:val="-964543797"/>
                    <w:tag w:val="goog_rdk_202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363853435"/>
                    <w:tag w:val="goog_rdk_2021"/>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#1e293b</w:t>
                    </w:r>
                  </w:sdtContent>
                </w:sdt>
                <w:sdt>
                  <w:sdtPr>
                    <w:id w:val="1756657863"/>
                    <w:tag w:val="goog_rdk_2022"/>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75562789"/>
        <w:tag w:val="goog_rdk_2030"/>
      </w:sdtPr>
      <w:sdtContent>
        <w:p w:rsidR="00000000" w:rsidDel="00000000" w:rsidP="00000000" w:rsidRDefault="00000000" w:rsidRPr="00000000" w14:paraId="000001CD">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58488769"/>
              <w:tag w:val="goog_rdk_2024"/>
            </w:sdtPr>
            <w:sdtContent>
              <w:ins w:author="Angie Verónica Carvajal cardona" w:id="0" w:date="2026-05-15T14:09:08Z"/>
              <w:sdt>
                <w:sdtPr>
                  <w:id w:val="227433990"/>
                  <w:tag w:val="goog_rdk_2025"/>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1625945527"/>
                    <w:tag w:val="goog_rdk_2026"/>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color</w:t>
                    </w:r>
                  </w:sdtContent>
                </w:sdt>
                <w:sdt>
                  <w:sdtPr>
                    <w:id w:val="-2051767126"/>
                    <w:tag w:val="goog_rdk_202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17907074"/>
                    <w:tag w:val="goog_rdk_2028"/>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#38bdf8</w:t>
                    </w:r>
                  </w:sdtContent>
                </w:sdt>
                <w:sdt>
                  <w:sdtPr>
                    <w:id w:val="1179729725"/>
                    <w:tag w:val="goog_rdk_202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390577232"/>
        <w:tag w:val="goog_rdk_2037"/>
      </w:sdtPr>
      <w:sdtContent>
        <w:p w:rsidR="00000000" w:rsidDel="00000000" w:rsidP="00000000" w:rsidRDefault="00000000" w:rsidRPr="00000000" w14:paraId="000001CE">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473782628"/>
              <w:tag w:val="goog_rdk_2031"/>
            </w:sdtPr>
            <w:sdtContent>
              <w:ins w:author="Angie Verónica Carvajal cardona" w:id="0" w:date="2026-05-15T14:09:08Z"/>
              <w:sdt>
                <w:sdtPr>
                  <w:id w:val="-384932256"/>
                  <w:tag w:val="goog_rdk_2032"/>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375464558"/>
                    <w:tag w:val="goog_rdk_2033"/>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padding</w:t>
                    </w:r>
                  </w:sdtContent>
                </w:sdt>
                <w:sdt>
                  <w:sdtPr>
                    <w:id w:val="-532078370"/>
                    <w:tag w:val="goog_rdk_2034"/>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43944821"/>
                    <w:tag w:val="goog_rdk_2035"/>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15px</w:t>
                    </w:r>
                  </w:sdtContent>
                </w:sdt>
                <w:sdt>
                  <w:sdtPr>
                    <w:id w:val="-335910111"/>
                    <w:tag w:val="goog_rdk_2036"/>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805098214"/>
        <w:tag w:val="goog_rdk_2044"/>
      </w:sdtPr>
      <w:sdtContent>
        <w:p w:rsidR="00000000" w:rsidDel="00000000" w:rsidP="00000000" w:rsidRDefault="00000000" w:rsidRPr="00000000" w14:paraId="000001CF">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45177334"/>
              <w:tag w:val="goog_rdk_2038"/>
            </w:sdtPr>
            <w:sdtContent>
              <w:ins w:author="Angie Verónica Carvajal cardona" w:id="0" w:date="2026-05-15T14:09:08Z"/>
              <w:sdt>
                <w:sdtPr>
                  <w:id w:val="489846746"/>
                  <w:tag w:val="goog_rdk_2039"/>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99489460"/>
                    <w:tag w:val="goog_rdk_204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border-radius</w:t>
                    </w:r>
                  </w:sdtContent>
                </w:sdt>
                <w:sdt>
                  <w:sdtPr>
                    <w:id w:val="1334279363"/>
                    <w:tag w:val="goog_rdk_204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687589004"/>
                    <w:tag w:val="goog_rdk_2042"/>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8px</w:t>
                    </w:r>
                  </w:sdtContent>
                </w:sdt>
                <w:sdt>
                  <w:sdtPr>
                    <w:id w:val="175366368"/>
                    <w:tag w:val="goog_rdk_204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820115528"/>
        <w:tag w:val="goog_rdk_2051"/>
      </w:sdtPr>
      <w:sdtContent>
        <w:p w:rsidR="00000000" w:rsidDel="00000000" w:rsidP="00000000" w:rsidRDefault="00000000" w:rsidRPr="00000000" w14:paraId="000001D0">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840489331"/>
              <w:tag w:val="goog_rdk_2045"/>
            </w:sdtPr>
            <w:sdtContent>
              <w:ins w:author="Angie Verónica Carvajal cardona" w:id="0" w:date="2026-05-15T14:09:08Z"/>
              <w:sdt>
                <w:sdtPr>
                  <w:id w:val="650119981"/>
                  <w:tag w:val="goog_rdk_2046"/>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85582636"/>
                    <w:tag w:val="goog_rdk_2047"/>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width</w:t>
                    </w:r>
                  </w:sdtContent>
                </w:sdt>
                <w:sdt>
                  <w:sdtPr>
                    <w:id w:val="-1928278275"/>
                    <w:tag w:val="goog_rdk_2048"/>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805731981"/>
                    <w:tag w:val="goog_rdk_2049"/>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100%</w:t>
                    </w:r>
                  </w:sdtContent>
                </w:sdt>
                <w:sdt>
                  <w:sdtPr>
                    <w:id w:val="1093050760"/>
                    <w:tag w:val="goog_rdk_2050"/>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1636422199"/>
        <w:tag w:val="goog_rdk_2058"/>
      </w:sdtPr>
      <w:sdtContent>
        <w:p w:rsidR="00000000" w:rsidDel="00000000" w:rsidP="00000000" w:rsidRDefault="00000000" w:rsidRPr="00000000" w14:paraId="000001D1">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535753975"/>
              <w:tag w:val="goog_rdk_2052"/>
            </w:sdtPr>
            <w:sdtContent>
              <w:ins w:author="Angie Verónica Carvajal cardona" w:id="0" w:date="2026-05-15T14:09:08Z"/>
              <w:sdt>
                <w:sdtPr>
                  <w:id w:val="-852484633"/>
                  <w:tag w:val="goog_rdk_2053"/>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ins>
                </w:sdtContent>
              </w:sdt>
              <w:ins w:author="Angie Verónica Carvajal cardona" w:id="0" w:date="2026-05-15T14:09:08Z">
                <w:sdt>
                  <w:sdtPr>
                    <w:id w:val="-2142690196"/>
                    <w:tag w:val="goog_rdk_205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font-family</w:t>
                    </w:r>
                  </w:sdtContent>
                </w:sdt>
                <w:sdt>
                  <w:sdtPr>
                    <w:id w:val="-1914378519"/>
                    <w:tag w:val="goog_rdk_205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123657113"/>
                    <w:tag w:val="goog_rdk_2056"/>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monospace</w:t>
                    </w:r>
                  </w:sdtContent>
                </w:sdt>
                <w:sdt>
                  <w:sdtPr>
                    <w:id w:val="1386388528"/>
                    <w:tag w:val="goog_rdk_205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sdtContent>
                </w:sdt>
              </w:ins>
            </w:sdtContent>
          </w:sdt>
        </w:p>
      </w:sdtContent>
    </w:sdt>
    <w:sdt>
      <w:sdtPr>
        <w:id w:val="-2009399885"/>
        <w:tag w:val="goog_rdk_2061"/>
      </w:sdtPr>
      <w:sdtContent>
        <w:p w:rsidR="00000000" w:rsidDel="00000000" w:rsidP="00000000" w:rsidRDefault="00000000" w:rsidRPr="00000000" w14:paraId="000001D2">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363239154"/>
              <w:tag w:val="goog_rdk_2059"/>
            </w:sdtPr>
            <w:sdtContent>
              <w:ins w:author="Angie Verónica Carvajal cardona" w:id="0" w:date="2026-05-15T14:09:08Z"/>
              <w:sdt>
                <w:sdtPr>
                  <w:id w:val="-1751448692"/>
                  <w:tag w:val="goog_rdk_2060"/>
                </w:sdtPr>
                <w:sdtContent>
                  <w:ins w:author="Angie Verónica Carvajal cardona" w:id="0" w:date="2026-05-15T14:09:08Z">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w:t>
                    </w:r>
                  </w:ins>
                </w:sdtContent>
              </w:sdt>
              <w:ins w:author="Angie Verónica Carvajal cardona" w:id="0" w:date="2026-05-15T14:09:08Z"/>
            </w:sdtContent>
          </w:sdt>
        </w:p>
      </w:sdtContent>
    </w:sdt>
    <w:sdt>
      <w:sdtPr>
        <w:id w:val="-2043052232"/>
        <w:tag w:val="goog_rdk_2064"/>
      </w:sdtPr>
      <w:sdtContent>
        <w:p w:rsidR="00000000" w:rsidDel="00000000" w:rsidP="00000000" w:rsidRDefault="00000000" w:rsidRPr="00000000" w14:paraId="000001D3">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2008783615"/>
              <w:tag w:val="goog_rdk_2062"/>
            </w:sdtPr>
            <w:sdtContent>
              <w:ins w:author="Angie Verónica Carvajal cardona" w:id="0" w:date="2026-05-15T14:09:08Z"/>
              <w:sdt>
                <w:sdtPr>
                  <w:id w:val="-1120633908"/>
                  <w:tag w:val="goog_rdk_2063"/>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1047840223"/>
        <w:tag w:val="goog_rdk_2078"/>
      </w:sdtPr>
      <w:sdtContent>
        <w:p w:rsidR="00000000" w:rsidDel="00000000" w:rsidP="00000000" w:rsidRDefault="00000000" w:rsidRPr="00000000" w14:paraId="000001D4">
          <w:pPr>
            <w:shd w:fill="1f1f1f" w:val="clear"/>
            <w:spacing w:line="325.71428571428567" w:lineRule="auto"/>
            <w:rPr>
              <w:ins w:author="Angie Verónica Carvajal cardona" w:id="0" w:date="2026-05-15T14:09:08Z"/>
              <w:rFonts w:ascii="Courier New" w:cs="Courier New" w:eastAsia="Courier New" w:hAnsi="Courier New"/>
              <w:color w:val="cccccc"/>
              <w:sz w:val="21"/>
              <w:szCs w:val="21"/>
              <w:rPrChange w:author="Angie Verónica Carvajal cardona" w:id="1" w:date="2026-05-15T14:09:08Z">
                <w:rPr/>
              </w:rPrChange>
            </w:rPr>
          </w:pPr>
          <w:sdt>
            <w:sdtPr>
              <w:id w:val="1601239627"/>
              <w:tag w:val="goog_rdk_2065"/>
            </w:sdtPr>
            <w:sdtContent>
              <w:ins w:author="Angie Verónica Carvajal cardona" w:id="0" w:date="2026-05-15T14:09:08Z"/>
              <w:sdt>
                <w:sdtPr>
                  <w:id w:val="-1808255816"/>
                  <w:tag w:val="goog_rdk_2066"/>
                </w:sdtPr>
                <w:sdtContent>
                  <w:ins w:author="Angie Verónica Carvajal cardona" w:id="0" w:date="2026-05-15T14:09:08Z">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.code-output</w:t>
                    </w:r>
                  </w:ins>
                </w:sdtContent>
              </w:sdt>
              <w:ins w:author="Angie Verónica Carvajal cardona" w:id="0" w:date="2026-05-15T14:09:08Z">
                <w:sdt>
                  <w:sdtPr>
                    <w:id w:val="-1275543573"/>
                    <w:tag w:val="goog_rdk_206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630438772"/>
                    <w:tag w:val="goog_rdk_2068"/>
                  </w:sdtPr>
                  <w:sdtContent>
                    <w:r w:rsidDel="00000000" w:rsidR="00000000" w:rsidRPr="00000000">
                      <w:rPr>
                        <w:rFonts w:ascii="Courier New" w:cs="Courier New" w:eastAsia="Courier New" w:hAnsi="Courier New"/>
                        <w:color w:val="d7ba7d"/>
                        <w:sz w:val="21"/>
                        <w:szCs w:val="21"/>
                        <w:rtl w:val="0"/>
                        <w:rPrChange w:author="Angie Verónica Carvajal cardona" w:id="1" w:date="2026-05-15T14:09:08Z">
                          <w:rPr/>
                        </w:rPrChange>
                      </w:rPr>
                      <w:t xml:space="preserve">code</w:t>
                    </w:r>
                  </w:sdtContent>
                </w:sdt>
                <w:sdt>
                  <w:sdtPr>
                    <w:id w:val="633241144"/>
                    <w:tag w:val="goog_rdk_2069"/>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 </w:t>
                    </w:r>
                  </w:sdtContent>
                </w:sdt>
                <w:sdt>
                  <w:sdtPr>
                    <w:id w:val="-460359056"/>
                    <w:tag w:val="goog_rdk_2070"/>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display</w:t>
                    </w:r>
                  </w:sdtContent>
                </w:sdt>
                <w:sdt>
                  <w:sdtPr>
                    <w:id w:val="-1700191801"/>
                    <w:tag w:val="goog_rdk_2071"/>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495285964"/>
                    <w:tag w:val="goog_rdk_2072"/>
                  </w:sdtPr>
                  <w:sdtContent>
                    <w:r w:rsidDel="00000000" w:rsidR="00000000" w:rsidRPr="00000000">
                      <w:rPr>
                        <w:rFonts w:ascii="Courier New" w:cs="Courier New" w:eastAsia="Courier New" w:hAnsi="Courier New"/>
                        <w:color w:val="ce9178"/>
                        <w:sz w:val="21"/>
                        <w:szCs w:val="21"/>
                        <w:rtl w:val="0"/>
                        <w:rPrChange w:author="Angie Verónica Carvajal cardona" w:id="1" w:date="2026-05-15T14:09:08Z">
                          <w:rPr/>
                        </w:rPrChange>
                      </w:rPr>
                      <w:t xml:space="preserve">block</w:t>
                    </w:r>
                  </w:sdtContent>
                </w:sdt>
                <w:sdt>
                  <w:sdtPr>
                    <w:id w:val="-1374721071"/>
                    <w:tag w:val="goog_rdk_2073"/>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1064443544"/>
                    <w:tag w:val="goog_rdk_2074"/>
                  </w:sdtPr>
                  <w:sdtContent>
                    <w:r w:rsidDel="00000000" w:rsidR="00000000" w:rsidRPr="00000000">
                      <w:rPr>
                        <w:rFonts w:ascii="Courier New" w:cs="Courier New" w:eastAsia="Courier New" w:hAnsi="Courier New"/>
                        <w:color w:val="9cdcfe"/>
                        <w:sz w:val="21"/>
                        <w:szCs w:val="21"/>
                        <w:rtl w:val="0"/>
                        <w:rPrChange w:author="Angie Verónica Carvajal cardona" w:id="1" w:date="2026-05-15T14:09:08Z">
                          <w:rPr/>
                        </w:rPrChange>
                      </w:rPr>
                      <w:t xml:space="preserve">margin-bottom</w:t>
                    </w:r>
                  </w:sdtContent>
                </w:sdt>
                <w:sdt>
                  <w:sdtPr>
                    <w:id w:val="394131035"/>
                    <w:tag w:val="goog_rdk_2075"/>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sdt>
                  <w:sdtPr>
                    <w:id w:val="524286347"/>
                    <w:tag w:val="goog_rdk_2076"/>
                  </w:sdtPr>
                  <w:sdtContent>
                    <w:r w:rsidDel="00000000" w:rsidR="00000000" w:rsidRPr="00000000">
                      <w:rPr>
                        <w:rFonts w:ascii="Courier New" w:cs="Courier New" w:eastAsia="Courier New" w:hAnsi="Courier New"/>
                        <w:color w:val="b5cea8"/>
                        <w:sz w:val="21"/>
                        <w:szCs w:val="21"/>
                        <w:rtl w:val="0"/>
                        <w:rPrChange w:author="Angie Verónica Carvajal cardona" w:id="1" w:date="2026-05-15T14:09:08Z">
                          <w:rPr/>
                        </w:rPrChange>
                      </w:rPr>
                      <w:t xml:space="preserve">5px</w:t>
                    </w:r>
                  </w:sdtContent>
                </w:sdt>
                <w:sdt>
                  <w:sdtPr>
                    <w:id w:val="-1451979881"/>
                    <w:tag w:val="goog_rdk_2077"/>
                  </w:sdtPr>
                  <w:sdtContent>
                    <w:r w:rsidDel="00000000" w:rsidR="00000000" w:rsidRPr="00000000">
                      <w:rPr>
                        <w:rFonts w:ascii="Courier New" w:cs="Courier New" w:eastAsia="Courier New" w:hAnsi="Courier New"/>
                        <w:color w:val="cccccc"/>
                        <w:sz w:val="21"/>
                        <w:szCs w:val="21"/>
                        <w:rtl w:val="0"/>
                        <w:rPrChange w:author="Angie Verónica Carvajal cardona" w:id="1" w:date="2026-05-15T14:09:08Z">
                          <w:rPr/>
                        </w:rPrChange>
                      </w:rPr>
                      <w:t xml:space="preserve">; }</w:t>
                    </w:r>
                  </w:sdtContent>
                </w:sdt>
              </w:ins>
            </w:sdtContent>
          </w:sdt>
        </w:p>
      </w:sdtContent>
    </w:sdt>
    <w:sdt>
      <w:sdtPr>
        <w:id w:val="-1191498627"/>
        <w:tag w:val="goog_rdk_2081"/>
      </w:sdtPr>
      <w:sdtContent>
        <w:p w:rsidR="00000000" w:rsidDel="00000000" w:rsidP="00000000" w:rsidRDefault="00000000" w:rsidRPr="00000000" w14:paraId="000001D5">
          <w:pPr>
            <w:rPr>
              <w:ins w:author="Angie Verónica Carvajal cardona" w:id="0" w:date="2026-05-15T14:09:08Z"/>
              <w:rPrChange w:author="Angie Verónica Carvajal cardona" w:id="1" w:date="2026-05-15T14:09:08Z">
                <w:rPr/>
              </w:rPrChange>
            </w:rPr>
          </w:pPr>
          <w:sdt>
            <w:sdtPr>
              <w:id w:val="-762521119"/>
              <w:tag w:val="goog_rdk_2079"/>
            </w:sdtPr>
            <w:sdtContent>
              <w:ins w:author="Angie Verónica Carvajal cardona" w:id="0" w:date="2026-05-15T14:09:08Z"/>
              <w:sdt>
                <w:sdtPr>
                  <w:id w:val="-1578686176"/>
                  <w:tag w:val="goog_rdk_2080"/>
                </w:sdtPr>
                <w:sdtContent>
                  <w:ins w:author="Angie Verónica Carvajal cardona" w:id="0" w:date="2026-05-15T14:09:08Z">
                    <w:r w:rsidDel="00000000" w:rsidR="00000000" w:rsidRPr="00000000">
                      <w:rPr>
                        <w:rtl w:val="0"/>
                      </w:rPr>
                    </w:r>
                  </w:ins>
                </w:sdtContent>
              </w:sdt>
              <w:ins w:author="Angie Verónica Carvajal cardona" w:id="0" w:date="2026-05-15T14:09:08Z"/>
            </w:sdtContent>
          </w:sdt>
        </w:p>
      </w:sdtContent>
    </w:sdt>
    <w:sdt>
      <w:sdtPr>
        <w:id w:val="217405586"/>
        <w:tag w:val="goog_rdk_2084"/>
      </w:sdtPr>
      <w:sdtContent>
        <w:p w:rsidR="00000000" w:rsidDel="00000000" w:rsidP="00000000" w:rsidRDefault="00000000" w:rsidRPr="00000000" w14:paraId="000001D6">
          <w:pPr>
            <w:rPr>
              <w:rPrChange w:author="Angie Verónica Carvajal cardona" w:id="1" w:date="2026-05-15T14:09:08Z">
                <w:rPr/>
              </w:rPrChange>
            </w:rPr>
            <w:pPrChange w:author="Angie Verónica Carvajal cardona" w:id="0" w:date="2026-05-15T14:09:08Z">
              <w:pPr>
                <w:pStyle w:val="Heading2"/>
                <w:spacing w:after="180" w:before="360" w:lineRule="auto"/>
              </w:pPr>
            </w:pPrChange>
          </w:pPr>
          <w:bookmarkStart w:colFirst="0" w:colLast="0" w:name="_heading=h.q459ho7p7ewf" w:id="17"/>
          <w:bookmarkEnd w:id="17"/>
          <w:sdt>
            <w:sdtPr>
              <w:id w:val="1051307851"/>
              <w:tag w:val="goog_rdk_2082"/>
            </w:sdtPr>
            <w:sdtContent>
              <w:ins w:author="Angie Verónica Carvajal cardona" w:id="0" w:date="2026-05-15T14:09:08Z">
                <w:r w:rsidDel="00000000" w:rsidR="00000000" w:rsidRPr="00000000">
                  <w:rPr>
                    <w:rPrChange w:author="Angie Verónica Carvajal cardona" w:id="1" w:date="2026-05-15T14:09:08Z">
                      <w:rPr/>
                    </w:rPrChange>
                  </w:rPr>
                  <w:drawing>
                    <wp:inline distB="114300" distT="114300" distL="114300" distR="114300">
                      <wp:extent cx="6301105" cy="289560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301105" cy="2895600"/>
                              </a:xfrm>
                              <a:prstGeom prst="rect"/>
                              <a:ln/>
                            </pic:spPr>
                          </pic:pic>
                        </a:graphicData>
                      </a:graphic>
                    </wp:inline>
                  </w:drawing>
                </w:r>
              </w:ins>
            </w:sdtContent>
          </w:sdt>
          <w:sdt>
            <w:sdtPr>
              <w:id w:val="-386275601"/>
              <w:tag w:val="goog_rdk_2083"/>
            </w:sdtPr>
            <w:sdtContent>
              <w:r w:rsidDel="00000000" w:rsidR="00000000" w:rsidRPr="00000000">
                <w:rPr>
                  <w:rtl w:val="0"/>
                </w:rPr>
              </w:r>
            </w:sdtContent>
          </w:sdt>
        </w:p>
      </w:sdtContent>
    </w:sdt>
    <w:sdt>
      <w:sdtPr>
        <w:id w:val="921157795"/>
        <w:tag w:val="goog_rdk_2086"/>
      </w:sdtPr>
      <w:sdtContent>
        <w:p w:rsidR="00000000" w:rsidDel="00000000" w:rsidP="00000000" w:rsidRDefault="00000000" w:rsidRPr="00000000" w14:paraId="000001D7">
          <w:pPr>
            <w:rPr>
              <w:rPrChange w:author="Angie Verónica Carvajal cardona" w:id="1" w:date="2026-05-15T14:09:08Z">
                <w:rPr/>
              </w:rPrChange>
            </w:rPr>
          </w:pPr>
          <w:sdt>
            <w:sdtPr>
              <w:id w:val="-339061793"/>
              <w:tag w:val="goog_rdk_2085"/>
            </w:sdtPr>
            <w:sdtContent>
              <w:r w:rsidDel="00000000" w:rsidR="00000000" w:rsidRPr="00000000">
                <w:rPr>
                  <w:rtl w:val="0"/>
                </w:rPr>
              </w:r>
            </w:sdtContent>
          </w:sdt>
        </w:p>
      </w:sdtContent>
    </w:sdt>
    <w:sdt>
      <w:sdtPr>
        <w:id w:val="-1444446695"/>
        <w:tag w:val="goog_rdk_2088"/>
      </w:sdtPr>
      <w:sdtContent>
        <w:p w:rsidR="00000000" w:rsidDel="00000000" w:rsidP="00000000" w:rsidRDefault="00000000" w:rsidRPr="00000000" w14:paraId="000001D8">
          <w:pPr>
            <w:pStyle w:val="Heading1"/>
            <w:rPr>
              <w:rPrChange w:author="Angie Verónica Carvajal cardona" w:id="1" w:date="2026-05-15T14:09:08Z">
                <w:rPr/>
              </w:rPrChange>
            </w:rPr>
          </w:pPr>
          <w:bookmarkStart w:colFirst="0" w:colLast="0" w:name="_heading=h.54j3q5dtvkrj" w:id="18"/>
          <w:bookmarkEnd w:id="18"/>
          <w:sdt>
            <w:sdtPr>
              <w:id w:val="467755308"/>
              <w:tag w:val="goog_rdk_2087"/>
            </w:sdtPr>
            <w:sdtContent>
              <w:r w:rsidDel="00000000" w:rsidR="00000000" w:rsidRPr="00000000">
                <w:rPr>
                  <w:rtl w:val="0"/>
                  <w:rPrChange w:author="Angie Verónica Carvajal cardona" w:id="1" w:date="2026-05-15T14:09:08Z">
                    <w:rPr/>
                  </w:rPrChange>
                </w:rPr>
                <w:t xml:space="preserve">Sección 3: Prácticas para Realizar en Código</w:t>
              </w:r>
            </w:sdtContent>
          </w:sdt>
        </w:p>
      </w:sdtContent>
    </w:sdt>
    <w:sdt>
      <w:sdtPr>
        <w:id w:val="76063861"/>
        <w:tag w:val="goog_rdk_2090"/>
      </w:sdtPr>
      <w:sdtContent>
        <w:p w:rsidR="00000000" w:rsidDel="00000000" w:rsidP="00000000" w:rsidRDefault="00000000" w:rsidRPr="00000000" w14:paraId="000001D9">
          <w:pPr>
            <w:pStyle w:val="Heading2"/>
            <w:rPr>
              <w:rPrChange w:author="Angie Verónica Carvajal cardona" w:id="1" w:date="2026-05-15T14:09:08Z">
                <w:rPr/>
              </w:rPrChange>
            </w:rPr>
          </w:pPr>
          <w:bookmarkStart w:colFirst="0" w:colLast="0" w:name="_heading=h.qdbml03yagik" w:id="19"/>
          <w:bookmarkEnd w:id="19"/>
          <w:sdt>
            <w:sdtPr>
              <w:id w:val="1573338810"/>
              <w:tag w:val="goog_rdk_2089"/>
            </w:sdtPr>
            <w:sdtContent>
              <w:r w:rsidDel="00000000" w:rsidR="00000000" w:rsidRPr="00000000">
                <w:rPr>
                  <w:rtl w:val="0"/>
                  <w:rPrChange w:author="Angie Verónica Carvajal cardona" w:id="1" w:date="2026-05-15T14:09:08Z">
                    <w:rPr/>
                  </w:rPrChange>
                </w:rPr>
                <w:t xml:space="preserve">14. Estructura de texto básica:</w:t>
              </w:r>
            </w:sdtContent>
          </w:sdt>
        </w:p>
      </w:sdtContent>
    </w:sdt>
    <w:sdt>
      <w:sdtPr>
        <w:id w:val="650176925"/>
        <w:tag w:val="goog_rdk_2096"/>
      </w:sdtPr>
      <w:sdtContent>
        <w:p w:rsidR="00000000" w:rsidDel="00000000" w:rsidP="00000000" w:rsidRDefault="00000000" w:rsidRPr="00000000" w14:paraId="000001DA">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114019533"/>
              <w:tag w:val="goog_rdk_209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92816102"/>
              <w:tag w:val="goog_rdk_2092"/>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DOCTYPE</w:t>
              </w:r>
            </w:sdtContent>
          </w:sdt>
          <w:sdt>
            <w:sdtPr>
              <w:id w:val="-1917722053"/>
              <w:tag w:val="goog_rdk_2093"/>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761717139"/>
              <w:tag w:val="goog_rdk_2094"/>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html</w:t>
              </w:r>
            </w:sdtContent>
          </w:sdt>
          <w:sdt>
            <w:sdtPr>
              <w:id w:val="1179997895"/>
              <w:tag w:val="goog_rdk_209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928605988"/>
        <w:tag w:val="goog_rdk_2104"/>
      </w:sdtPr>
      <w:sdtContent>
        <w:p w:rsidR="00000000" w:rsidDel="00000000" w:rsidP="00000000" w:rsidRDefault="00000000" w:rsidRPr="00000000" w14:paraId="000001DB">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817374468"/>
              <w:tag w:val="goog_rdk_209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769216400"/>
              <w:tag w:val="goog_rdk_2098"/>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html</w:t>
              </w:r>
            </w:sdtContent>
          </w:sdt>
          <w:sdt>
            <w:sdtPr>
              <w:id w:val="1872232007"/>
              <w:tag w:val="goog_rdk_2099"/>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412215503"/>
              <w:tag w:val="goog_rdk_2100"/>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lang</w:t>
              </w:r>
            </w:sdtContent>
          </w:sdt>
          <w:sdt>
            <w:sdtPr>
              <w:id w:val="-1024903775"/>
              <w:tag w:val="goog_rdk_2101"/>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284412743"/>
              <w:tag w:val="goog_rdk_2102"/>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"en"</w:t>
              </w:r>
            </w:sdtContent>
          </w:sdt>
          <w:sdt>
            <w:sdtPr>
              <w:id w:val="-2051821728"/>
              <w:tag w:val="goog_rdk_2103"/>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520895694"/>
        <w:tag w:val="goog_rdk_2108"/>
      </w:sdtPr>
      <w:sdtContent>
        <w:p w:rsidR="00000000" w:rsidDel="00000000" w:rsidP="00000000" w:rsidRDefault="00000000" w:rsidRPr="00000000" w14:paraId="000001DC">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7048070"/>
              <w:tag w:val="goog_rdk_210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756859874"/>
              <w:tag w:val="goog_rdk_2106"/>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head</w:t>
              </w:r>
            </w:sdtContent>
          </w:sdt>
          <w:sdt>
            <w:sdtPr>
              <w:id w:val="117823862"/>
              <w:tag w:val="goog_rdk_210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229156714"/>
        <w:tag w:val="goog_rdk_2117"/>
      </w:sdtPr>
      <w:sdtContent>
        <w:p w:rsidR="00000000" w:rsidDel="00000000" w:rsidP="00000000" w:rsidRDefault="00000000" w:rsidRPr="00000000" w14:paraId="000001DD">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615981705"/>
              <w:tag w:val="goog_rdk_2109"/>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088129443"/>
              <w:tag w:val="goog_rdk_211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715506678"/>
              <w:tag w:val="goog_rdk_2111"/>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meta</w:t>
              </w:r>
            </w:sdtContent>
          </w:sdt>
          <w:sdt>
            <w:sdtPr>
              <w:id w:val="-1670974301"/>
              <w:tag w:val="goog_rdk_2112"/>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924429889"/>
              <w:tag w:val="goog_rdk_2113"/>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charset</w:t>
              </w:r>
            </w:sdtContent>
          </w:sdt>
          <w:sdt>
            <w:sdtPr>
              <w:id w:val="-1160256147"/>
              <w:tag w:val="goog_rdk_2114"/>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261365525"/>
              <w:tag w:val="goog_rdk_2115"/>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"UTF-8"</w:t>
              </w:r>
            </w:sdtContent>
          </w:sdt>
          <w:sdt>
            <w:sdtPr>
              <w:id w:val="-769675285"/>
              <w:tag w:val="goog_rdk_211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498172787"/>
        <w:tag w:val="goog_rdk_2130"/>
      </w:sdtPr>
      <w:sdtContent>
        <w:p w:rsidR="00000000" w:rsidDel="00000000" w:rsidP="00000000" w:rsidRDefault="00000000" w:rsidRPr="00000000" w14:paraId="000001DE">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2259576"/>
              <w:tag w:val="goog_rdk_211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715190348"/>
              <w:tag w:val="goog_rdk_211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990080837"/>
              <w:tag w:val="goog_rdk_2120"/>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meta</w:t>
              </w:r>
            </w:sdtContent>
          </w:sdt>
          <w:sdt>
            <w:sdtPr>
              <w:id w:val="569698346"/>
              <w:tag w:val="goog_rdk_2121"/>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542600292"/>
              <w:tag w:val="goog_rdk_2122"/>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name</w:t>
              </w:r>
            </w:sdtContent>
          </w:sdt>
          <w:sdt>
            <w:sdtPr>
              <w:id w:val="8319173"/>
              <w:tag w:val="goog_rdk_2123"/>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1147160100"/>
              <w:tag w:val="goog_rdk_2124"/>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"viewport"</w:t>
              </w:r>
            </w:sdtContent>
          </w:sdt>
          <w:sdt>
            <w:sdtPr>
              <w:id w:val="-1635689726"/>
              <w:tag w:val="goog_rdk_2125"/>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961353151"/>
              <w:tag w:val="goog_rdk_2126"/>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content</w:t>
              </w:r>
            </w:sdtContent>
          </w:sdt>
          <w:sdt>
            <w:sdtPr>
              <w:id w:val="1676534894"/>
              <w:tag w:val="goog_rdk_2127"/>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601246163"/>
              <w:tag w:val="goog_rdk_2128"/>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"width=device-width, initial-scale=1.0"</w:t>
              </w:r>
            </w:sdtContent>
          </w:sdt>
          <w:sdt>
            <w:sdtPr>
              <w:id w:val="-1858199581"/>
              <w:tag w:val="goog_rdk_212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863405928"/>
        <w:tag w:val="goog_rdk_2139"/>
      </w:sdtPr>
      <w:sdtContent>
        <w:p w:rsidR="00000000" w:rsidDel="00000000" w:rsidP="00000000" w:rsidRDefault="00000000" w:rsidRPr="00000000" w14:paraId="000001DF">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405168207"/>
              <w:tag w:val="goog_rdk_2131"/>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2058352720"/>
              <w:tag w:val="goog_rdk_2132"/>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736448673"/>
              <w:tag w:val="goog_rdk_2133"/>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title</w:t>
              </w:r>
            </w:sdtContent>
          </w:sdt>
          <w:sdt>
            <w:sdtPr>
              <w:id w:val="-224611158"/>
              <w:tag w:val="goog_rdk_213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sdt>
            <w:sdtPr>
              <w:id w:val="841216619"/>
              <w:tag w:val="goog_rdk_2135"/>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Document</w:t>
              </w:r>
            </w:sdtContent>
          </w:sdt>
          <w:sdt>
            <w:sdtPr>
              <w:id w:val="540704182"/>
              <w:tag w:val="goog_rdk_213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2917078"/>
              <w:tag w:val="goog_rdk_2137"/>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title</w:t>
              </w:r>
            </w:sdtContent>
          </w:sdt>
          <w:sdt>
            <w:sdtPr>
              <w:id w:val="-2079576123"/>
              <w:tag w:val="goog_rdk_2138"/>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477992553"/>
        <w:tag w:val="goog_rdk_2143"/>
      </w:sdtPr>
      <w:sdtContent>
        <w:p w:rsidR="00000000" w:rsidDel="00000000" w:rsidP="00000000" w:rsidRDefault="00000000" w:rsidRPr="00000000" w14:paraId="000001E0">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993810837"/>
              <w:tag w:val="goog_rdk_214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192382672"/>
              <w:tag w:val="goog_rdk_2141"/>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head</w:t>
              </w:r>
            </w:sdtContent>
          </w:sdt>
          <w:sdt>
            <w:sdtPr>
              <w:id w:val="916090275"/>
              <w:tag w:val="goog_rdk_2142"/>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297795215"/>
        <w:tag w:val="goog_rdk_2147"/>
      </w:sdtPr>
      <w:sdtContent>
        <w:p w:rsidR="00000000" w:rsidDel="00000000" w:rsidP="00000000" w:rsidRDefault="00000000" w:rsidRPr="00000000" w14:paraId="000001E1">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471895578"/>
              <w:tag w:val="goog_rdk_214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44647243"/>
              <w:tag w:val="goog_rdk_2145"/>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body</w:t>
              </w:r>
            </w:sdtContent>
          </w:sdt>
          <w:sdt>
            <w:sdtPr>
              <w:id w:val="381538452"/>
              <w:tag w:val="goog_rdk_214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373291165"/>
        <w:tag w:val="goog_rdk_2156"/>
      </w:sdtPr>
      <w:sdtContent>
        <w:p w:rsidR="00000000" w:rsidDel="00000000" w:rsidP="00000000" w:rsidRDefault="00000000" w:rsidRPr="00000000" w14:paraId="000001E2">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13581359"/>
              <w:tag w:val="goog_rdk_214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2004973302"/>
              <w:tag w:val="goog_rdk_214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046209682"/>
              <w:tag w:val="goog_rdk_2150"/>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h1</w:t>
              </w:r>
            </w:sdtContent>
          </w:sdt>
          <w:sdt>
            <w:sdtPr>
              <w:id w:val="-2076067907"/>
              <w:tag w:val="goog_rdk_215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sdt>
            <w:sdtPr>
              <w:id w:val="278845519"/>
              <w:tag w:val="goog_rdk_2152"/>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Tocar la música es sentir la vida</w:t>
              </w:r>
            </w:sdtContent>
          </w:sdt>
          <w:sdt>
            <w:sdtPr>
              <w:id w:val="-774908521"/>
              <w:tag w:val="goog_rdk_2153"/>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384438973"/>
              <w:tag w:val="goog_rdk_2154"/>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h1</w:t>
              </w:r>
            </w:sdtContent>
          </w:sdt>
          <w:sdt>
            <w:sdtPr>
              <w:id w:val="2139167117"/>
              <w:tag w:val="goog_rdk_215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994980309"/>
        <w:tag w:val="goog_rdk_2161"/>
      </w:sdtPr>
      <w:sdtContent>
        <w:p w:rsidR="00000000" w:rsidDel="00000000" w:rsidP="00000000" w:rsidRDefault="00000000" w:rsidRPr="00000000" w14:paraId="000001E3">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570178785"/>
              <w:tag w:val="goog_rdk_2157"/>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222065059"/>
              <w:tag w:val="goog_rdk_2158"/>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91949729"/>
              <w:tag w:val="goog_rdk_2159"/>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section</w:t>
              </w:r>
            </w:sdtContent>
          </w:sdt>
          <w:sdt>
            <w:sdtPr>
              <w:id w:val="243747032"/>
              <w:tag w:val="goog_rdk_216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732534294"/>
        <w:tag w:val="goog_rdk_2170"/>
      </w:sdtPr>
      <w:sdtContent>
        <w:p w:rsidR="00000000" w:rsidDel="00000000" w:rsidP="00000000" w:rsidRDefault="00000000" w:rsidRPr="00000000" w14:paraId="000001E4">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391261"/>
              <w:tag w:val="goog_rdk_2162"/>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994587537"/>
              <w:tag w:val="goog_rdk_2163"/>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091301934"/>
              <w:tag w:val="goog_rdk_2164"/>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h2</w:t>
              </w:r>
            </w:sdtContent>
          </w:sdt>
          <w:sdt>
            <w:sdtPr>
              <w:id w:val="1989901874"/>
              <w:tag w:val="goog_rdk_216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sdt>
            <w:sdtPr>
              <w:id w:val="1588369564"/>
              <w:tag w:val="goog_rdk_2166"/>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La música en mi vida</w:t>
              </w:r>
            </w:sdtContent>
          </w:sdt>
          <w:sdt>
            <w:sdtPr>
              <w:id w:val="-21793257"/>
              <w:tag w:val="goog_rdk_216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471855138"/>
              <w:tag w:val="goog_rdk_2168"/>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h2</w:t>
              </w:r>
            </w:sdtContent>
          </w:sdt>
          <w:sdt>
            <w:sdtPr>
              <w:id w:val="-184998429"/>
              <w:tag w:val="goog_rdk_216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2115694539"/>
        <w:tag w:val="goog_rdk_2175"/>
      </w:sdtPr>
      <w:sdtContent>
        <w:p w:rsidR="00000000" w:rsidDel="00000000" w:rsidP="00000000" w:rsidRDefault="00000000" w:rsidRPr="00000000" w14:paraId="000001E5">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065243363"/>
              <w:tag w:val="goog_rdk_2171"/>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598722231"/>
              <w:tag w:val="goog_rdk_2172"/>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534309213"/>
              <w:tag w:val="goog_rdk_2173"/>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p</w:t>
              </w:r>
            </w:sdtContent>
          </w:sdt>
          <w:sdt>
            <w:sdtPr>
              <w:id w:val="-189686195"/>
              <w:tag w:val="goog_rdk_217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547949934"/>
        <w:tag w:val="goog_rdk_2177"/>
      </w:sdtPr>
      <w:sdtContent>
        <w:p w:rsidR="00000000" w:rsidDel="00000000" w:rsidP="00000000" w:rsidRDefault="00000000" w:rsidRPr="00000000" w14:paraId="000001E6">
          <w:pPr>
            <w:shd w:fill="121314" w:val="clear"/>
            <w:spacing w:after="180" w:before="360" w:line="325.71428571428567" w:lineRule="auto"/>
            <w:rPr>
              <w:rPrChange w:author="Angie Verónica Carvajal cardona" w:id="1" w:date="2026-05-15T14:09:08Z">
                <w:rPr>
                  <w:rFonts w:ascii="Courier New" w:cs="Courier New" w:eastAsia="Courier New" w:hAnsi="Courier New"/>
                  <w:color w:val="bbbebf"/>
                  <w:sz w:val="21"/>
                  <w:szCs w:val="21"/>
                </w:rPr>
              </w:rPrChange>
            </w:rPr>
          </w:pPr>
          <w:sdt>
            <w:sdtPr>
              <w:id w:val="1438711732"/>
              <w:tag w:val="goog_rdk_2176"/>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Comenzar mi camino en la música con la guitarra fue el primer paso de una evolución constante, permitiéndome explorar la armonía y el ritmo desde una perspectiva íntima y personal. Sin embargo, mi curiosidad me llevó a buscar la disciplina y la cohesión del mundo clásico al integrarme en una orquesta como violinista, donde aprendí la importancia de la precisión y el trabajo en equipo bajo la batuta del director.</w:t>
              </w:r>
            </w:sdtContent>
          </w:sdt>
        </w:p>
      </w:sdtContent>
    </w:sdt>
    <w:sdt>
      <w:sdtPr>
        <w:id w:val="1362072661"/>
        <w:tag w:val="goog_rdk_2182"/>
      </w:sdtPr>
      <w:sdtContent>
        <w:p w:rsidR="00000000" w:rsidDel="00000000" w:rsidP="00000000" w:rsidRDefault="00000000" w:rsidRPr="00000000" w14:paraId="000001E7">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822230610"/>
              <w:tag w:val="goog_rdk_217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848294959"/>
              <w:tag w:val="goog_rdk_217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963224689"/>
              <w:tag w:val="goog_rdk_2180"/>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p</w:t>
              </w:r>
            </w:sdtContent>
          </w:sdt>
          <w:sdt>
            <w:sdtPr>
              <w:id w:val="-606236523"/>
              <w:tag w:val="goog_rdk_218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890561114"/>
        <w:tag w:val="goog_rdk_2187"/>
      </w:sdtPr>
      <w:sdtContent>
        <w:p w:rsidR="00000000" w:rsidDel="00000000" w:rsidP="00000000" w:rsidRDefault="00000000" w:rsidRPr="00000000" w14:paraId="000001E8">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028955564"/>
              <w:tag w:val="goog_rdk_2183"/>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640087907"/>
              <w:tag w:val="goog_rdk_218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358316534"/>
              <w:tag w:val="goog_rdk_2185"/>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p</w:t>
              </w:r>
            </w:sdtContent>
          </w:sdt>
          <w:sdt>
            <w:sdtPr>
              <w:id w:val="968621570"/>
              <w:tag w:val="goog_rdk_218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663293808"/>
        <w:tag w:val="goog_rdk_2189"/>
      </w:sdtPr>
      <w:sdtContent>
        <w:p w:rsidR="00000000" w:rsidDel="00000000" w:rsidP="00000000" w:rsidRDefault="00000000" w:rsidRPr="00000000" w14:paraId="000001E9">
          <w:pPr>
            <w:shd w:fill="121314" w:val="clear"/>
            <w:spacing w:after="180" w:before="360" w:line="325.71428571428567" w:lineRule="auto"/>
            <w:rPr>
              <w:rPrChange w:author="Angie Verónica Carvajal cardona" w:id="1" w:date="2026-05-15T14:09:08Z">
                <w:rPr>
                  <w:rFonts w:ascii="Courier New" w:cs="Courier New" w:eastAsia="Courier New" w:hAnsi="Courier New"/>
                  <w:color w:val="bbbebf"/>
                  <w:sz w:val="21"/>
                  <w:szCs w:val="21"/>
                </w:rPr>
              </w:rPrChange>
            </w:rPr>
          </w:pPr>
          <w:sdt>
            <w:sdtPr>
              <w:id w:val="341725896"/>
              <w:tag w:val="goog_rdk_218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Con el tiempo, mi trayectoria dio un giro vibrante hacia los sonidos metálicos y la energía de las calles al unirme a una banda de marcha, cambiando las cuerdas por la potencia del trombón. Esta experiencia ha sido el complemento perfecto para mis momentos de introspección, los cuales dedico a practicar piano ocasionalmente, manteniendo viva una versatilidad que define mi identidad como músico en formación.</w:t>
              </w:r>
            </w:sdtContent>
          </w:sdt>
        </w:p>
      </w:sdtContent>
    </w:sdt>
    <w:sdt>
      <w:sdtPr>
        <w:id w:val="-431029318"/>
        <w:tag w:val="goog_rdk_2194"/>
      </w:sdtPr>
      <w:sdtContent>
        <w:p w:rsidR="00000000" w:rsidDel="00000000" w:rsidP="00000000" w:rsidRDefault="00000000" w:rsidRPr="00000000" w14:paraId="000001EA">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538165200"/>
              <w:tag w:val="goog_rdk_2190"/>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803511793"/>
              <w:tag w:val="goog_rdk_219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160255953"/>
              <w:tag w:val="goog_rdk_2192"/>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p</w:t>
              </w:r>
            </w:sdtContent>
          </w:sdt>
          <w:sdt>
            <w:sdtPr>
              <w:id w:val="-999895887"/>
              <w:tag w:val="goog_rdk_2193"/>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2046344197"/>
        <w:tag w:val="goog_rdk_2199"/>
      </w:sdtPr>
      <w:sdtContent>
        <w:p w:rsidR="00000000" w:rsidDel="00000000" w:rsidP="00000000" w:rsidRDefault="00000000" w:rsidRPr="00000000" w14:paraId="000001EB">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771933949"/>
              <w:tag w:val="goog_rdk_2195"/>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390790291"/>
              <w:tag w:val="goog_rdk_219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537375465"/>
              <w:tag w:val="goog_rdk_2197"/>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section</w:t>
              </w:r>
            </w:sdtContent>
          </w:sdt>
          <w:sdt>
            <w:sdtPr>
              <w:id w:val="-520245312"/>
              <w:tag w:val="goog_rdk_2198"/>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690745545"/>
        <w:tag w:val="goog_rdk_2201"/>
      </w:sdtPr>
      <w:sdtContent>
        <w:p w:rsidR="00000000" w:rsidDel="00000000" w:rsidP="00000000" w:rsidRDefault="00000000" w:rsidRPr="00000000" w14:paraId="000001EC">
          <w:pPr>
            <w:shd w:fill="121314" w:val="clear"/>
            <w:spacing w:after="180" w:before="360" w:line="325.71428571428567" w:lineRule="auto"/>
            <w:rPr>
              <w:rPrChange w:author="Angie Verónica Carvajal cardona" w:id="1" w:date="2026-05-15T14:09:08Z">
                <w:rPr>
                  <w:rFonts w:ascii="Courier New" w:cs="Courier New" w:eastAsia="Courier New" w:hAnsi="Courier New"/>
                  <w:color w:val="bbbebf"/>
                  <w:sz w:val="21"/>
                  <w:szCs w:val="21"/>
                </w:rPr>
              </w:rPrChange>
            </w:rPr>
          </w:pPr>
          <w:sdt>
            <w:sdtPr>
              <w:id w:val="-396438746"/>
              <w:tag w:val="goog_rdk_2200"/>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p>
      </w:sdtContent>
    </w:sdt>
    <w:sdt>
      <w:sdtPr>
        <w:id w:val="-282261742"/>
        <w:tag w:val="goog_rdk_2205"/>
      </w:sdtPr>
      <w:sdtContent>
        <w:p w:rsidR="00000000" w:rsidDel="00000000" w:rsidP="00000000" w:rsidRDefault="00000000" w:rsidRPr="00000000" w14:paraId="000001ED">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35362639"/>
              <w:tag w:val="goog_rdk_2202"/>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963631930"/>
              <w:tag w:val="goog_rdk_2203"/>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body</w:t>
              </w:r>
            </w:sdtContent>
          </w:sdt>
          <w:sdt>
            <w:sdtPr>
              <w:id w:val="-682731695"/>
              <w:tag w:val="goog_rdk_220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454640154"/>
        <w:tag w:val="goog_rdk_2209"/>
      </w:sdtPr>
      <w:sdtContent>
        <w:p w:rsidR="00000000" w:rsidDel="00000000" w:rsidP="00000000" w:rsidRDefault="00000000" w:rsidRPr="00000000" w14:paraId="000001EE">
          <w:pPr>
            <w:shd w:fill="121314" w:val="clear"/>
            <w:spacing w:after="180" w:before="360"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076301289"/>
              <w:tag w:val="goog_rdk_220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706744745"/>
              <w:tag w:val="goog_rdk_2207"/>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html</w:t>
              </w:r>
            </w:sdtContent>
          </w:sdt>
          <w:sdt>
            <w:sdtPr>
              <w:id w:val="12218549"/>
              <w:tag w:val="goog_rdk_2208"/>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742775586"/>
        <w:tag w:val="goog_rdk_2211"/>
      </w:sdtPr>
      <w:sdtContent>
        <w:p w:rsidR="00000000" w:rsidDel="00000000" w:rsidP="00000000" w:rsidRDefault="00000000" w:rsidRPr="00000000" w14:paraId="000001EF">
          <w:pPr>
            <w:spacing w:after="180" w:before="360" w:lineRule="auto"/>
            <w:rPr>
              <w:rPrChange w:author="Angie Verónica Carvajal cardona" w:id="1" w:date="2026-05-15T14:09:08Z">
                <w:rPr>
                  <w:rFonts w:ascii="Arial" w:cs="Arial" w:eastAsia="Arial" w:hAnsi="Arial"/>
                </w:rPr>
              </w:rPrChange>
            </w:rPr>
          </w:pPr>
          <w:sdt>
            <w:sdtPr>
              <w:id w:val="432546427"/>
              <w:tag w:val="goog_rdk_2210"/>
            </w:sdtPr>
            <w:sdtContent>
              <w:r w:rsidDel="00000000" w:rsidR="00000000" w:rsidRPr="00000000">
                <w:rPr>
                  <w:rtl w:val="0"/>
                </w:rPr>
              </w:r>
            </w:sdtContent>
          </w:sdt>
        </w:p>
      </w:sdtContent>
    </w:sdt>
    <w:sdt>
      <w:sdtPr>
        <w:id w:val="1708536419"/>
        <w:tag w:val="goog_rdk_2213"/>
      </w:sdtPr>
      <w:sdtContent>
        <w:p w:rsidR="00000000" w:rsidDel="00000000" w:rsidP="00000000" w:rsidRDefault="00000000" w:rsidRPr="00000000" w14:paraId="000001F0">
          <w:pPr>
            <w:spacing w:after="180" w:before="360" w:lineRule="auto"/>
            <w:rPr>
              <w:rPrChange w:author="Angie Verónica Carvajal cardona" w:id="1" w:date="2026-05-15T14:09:08Z">
                <w:rPr>
                  <w:rFonts w:ascii="Arial" w:cs="Arial" w:eastAsia="Arial" w:hAnsi="Arial"/>
                </w:rPr>
              </w:rPrChange>
            </w:rPr>
          </w:pPr>
          <w:r w:rsidDel="00000000" w:rsidR="00000000" w:rsidRPr="00000000">
            <w:rPr>
              <w:rPrChange w:author="Angie Verónica Carvajal cardona" w:id="1" w:date="2026-05-15T14:09:08Z">
                <w:rPr>
                  <w:rFonts w:ascii="Arial" w:cs="Arial" w:eastAsia="Arial" w:hAnsi="Arial"/>
                </w:rPr>
              </w:rPrChange>
            </w:rPr>
            <w:drawing>
              <wp:inline distB="114300" distT="114300" distL="114300" distR="114300">
                <wp:extent cx="6301105" cy="204470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01105" cy="2044700"/>
                        </a:xfrm>
                        <a:prstGeom prst="rect"/>
                        <a:ln/>
                      </pic:spPr>
                    </pic:pic>
                  </a:graphicData>
                </a:graphic>
              </wp:inline>
            </w:drawing>
          </w:r>
          <w:sdt>
            <w:sdtPr>
              <w:id w:val="-745445758"/>
              <w:tag w:val="goog_rdk_2212"/>
            </w:sdtPr>
            <w:sdtContent>
              <w:r w:rsidDel="00000000" w:rsidR="00000000" w:rsidRPr="00000000">
                <w:rPr>
                  <w:rtl w:val="0"/>
                </w:rPr>
              </w:r>
            </w:sdtContent>
          </w:sdt>
        </w:p>
      </w:sdtContent>
    </w:sdt>
    <w:sdt>
      <w:sdtPr>
        <w:id w:val="-146951218"/>
        <w:tag w:val="goog_rdk_2215"/>
      </w:sdtPr>
      <w:sdtContent>
        <w:p w:rsidR="00000000" w:rsidDel="00000000" w:rsidP="00000000" w:rsidRDefault="00000000" w:rsidRPr="00000000" w14:paraId="000001F1">
          <w:pPr>
            <w:pStyle w:val="Heading2"/>
            <w:rPr>
              <w:rPrChange w:author="Angie Verónica Carvajal cardona" w:id="1" w:date="2026-05-15T14:09:08Z">
                <w:rPr/>
              </w:rPrChange>
            </w:rPr>
          </w:pPr>
          <w:bookmarkStart w:colFirst="0" w:colLast="0" w:name="_heading=h.bjkbtnn7wdt0" w:id="20"/>
          <w:bookmarkEnd w:id="20"/>
          <w:sdt>
            <w:sdtPr>
              <w:id w:val="1212274327"/>
              <w:tag w:val="goog_rdk_2214"/>
            </w:sdtPr>
            <w:sdtContent>
              <w:r w:rsidDel="00000000" w:rsidR="00000000" w:rsidRPr="00000000">
                <w:rPr>
                  <w:rtl w:val="0"/>
                  <w:rPrChange w:author="Angie Verónica Carvajal cardona" w:id="1" w:date="2026-05-15T14:09:08Z">
                    <w:rPr/>
                  </w:rPrChange>
                </w:rPr>
                <w:t xml:space="preserve">15.Uso de Clases e IDs:</w:t>
              </w:r>
            </w:sdtContent>
          </w:sdt>
        </w:p>
      </w:sdtContent>
    </w:sdt>
    <w:sdt>
      <w:sdtPr>
        <w:id w:val="-823371443"/>
        <w:tag w:val="goog_rdk_2221"/>
      </w:sdtPr>
      <w:sdtContent>
        <w:p w:rsidR="00000000" w:rsidDel="00000000" w:rsidP="00000000" w:rsidRDefault="00000000" w:rsidRPr="00000000" w14:paraId="000001F2">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59616909"/>
              <w:tag w:val="goog_rdk_221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338399441"/>
              <w:tag w:val="goog_rdk_2217"/>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DOCTYPE</w:t>
              </w:r>
            </w:sdtContent>
          </w:sdt>
          <w:sdt>
            <w:sdtPr>
              <w:id w:val="-2046118316"/>
              <w:tag w:val="goog_rdk_221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564833182"/>
              <w:tag w:val="goog_rdk_2219"/>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html</w:t>
              </w:r>
            </w:sdtContent>
          </w:sdt>
          <w:sdt>
            <w:sdtPr>
              <w:id w:val="79578511"/>
              <w:tag w:val="goog_rdk_222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702368520"/>
        <w:tag w:val="goog_rdk_2229"/>
      </w:sdtPr>
      <w:sdtContent>
        <w:p w:rsidR="00000000" w:rsidDel="00000000" w:rsidP="00000000" w:rsidRDefault="00000000" w:rsidRPr="00000000" w14:paraId="000001F3">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849569247"/>
              <w:tag w:val="goog_rdk_2222"/>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2059575090"/>
              <w:tag w:val="goog_rdk_2223"/>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html</w:t>
              </w:r>
            </w:sdtContent>
          </w:sdt>
          <w:sdt>
            <w:sdtPr>
              <w:id w:val="-393072636"/>
              <w:tag w:val="goog_rdk_2224"/>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547220175"/>
              <w:tag w:val="goog_rdk_2225"/>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lang</w:t>
              </w:r>
            </w:sdtContent>
          </w:sdt>
          <w:sdt>
            <w:sdtPr>
              <w:id w:val="1072029370"/>
              <w:tag w:val="goog_rdk_2226"/>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510357868"/>
              <w:tag w:val="goog_rdk_2227"/>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"en"</w:t>
              </w:r>
            </w:sdtContent>
          </w:sdt>
          <w:sdt>
            <w:sdtPr>
              <w:id w:val="791140071"/>
              <w:tag w:val="goog_rdk_2228"/>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2051005684"/>
        <w:tag w:val="goog_rdk_2233"/>
      </w:sdtPr>
      <w:sdtContent>
        <w:p w:rsidR="00000000" w:rsidDel="00000000" w:rsidP="00000000" w:rsidRDefault="00000000" w:rsidRPr="00000000" w14:paraId="000001F4">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496118955"/>
              <w:tag w:val="goog_rdk_223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962048186"/>
              <w:tag w:val="goog_rdk_2231"/>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head</w:t>
              </w:r>
            </w:sdtContent>
          </w:sdt>
          <w:sdt>
            <w:sdtPr>
              <w:id w:val="1892911625"/>
              <w:tag w:val="goog_rdk_2232"/>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65193805"/>
        <w:tag w:val="goog_rdk_2242"/>
      </w:sdtPr>
      <w:sdtContent>
        <w:p w:rsidR="00000000" w:rsidDel="00000000" w:rsidP="00000000" w:rsidRDefault="00000000" w:rsidRPr="00000000" w14:paraId="000001F5">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2109304787"/>
              <w:tag w:val="goog_rdk_2234"/>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729902315"/>
              <w:tag w:val="goog_rdk_223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528587055"/>
              <w:tag w:val="goog_rdk_2236"/>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meta</w:t>
              </w:r>
            </w:sdtContent>
          </w:sdt>
          <w:sdt>
            <w:sdtPr>
              <w:id w:val="1425112483"/>
              <w:tag w:val="goog_rdk_2237"/>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765105543"/>
              <w:tag w:val="goog_rdk_2238"/>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charset</w:t>
              </w:r>
            </w:sdtContent>
          </w:sdt>
          <w:sdt>
            <w:sdtPr>
              <w:id w:val="323300896"/>
              <w:tag w:val="goog_rdk_2239"/>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1583359756"/>
              <w:tag w:val="goog_rdk_2240"/>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"UTF-8"</w:t>
              </w:r>
            </w:sdtContent>
          </w:sdt>
          <w:sdt>
            <w:sdtPr>
              <w:id w:val="-630333582"/>
              <w:tag w:val="goog_rdk_224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850632657"/>
        <w:tag w:val="goog_rdk_2255"/>
      </w:sdtPr>
      <w:sdtContent>
        <w:p w:rsidR="00000000" w:rsidDel="00000000" w:rsidP="00000000" w:rsidRDefault="00000000" w:rsidRPr="00000000" w14:paraId="000001F6">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39369057"/>
              <w:tag w:val="goog_rdk_2243"/>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985564809"/>
              <w:tag w:val="goog_rdk_224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53863284"/>
              <w:tag w:val="goog_rdk_2245"/>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meta</w:t>
              </w:r>
            </w:sdtContent>
          </w:sdt>
          <w:sdt>
            <w:sdtPr>
              <w:id w:val="-842114205"/>
              <w:tag w:val="goog_rdk_2246"/>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273205962"/>
              <w:tag w:val="goog_rdk_2247"/>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name</w:t>
              </w:r>
            </w:sdtContent>
          </w:sdt>
          <w:sdt>
            <w:sdtPr>
              <w:id w:val="1517759875"/>
              <w:tag w:val="goog_rdk_224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1037404484"/>
              <w:tag w:val="goog_rdk_2249"/>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"viewport"</w:t>
              </w:r>
            </w:sdtContent>
          </w:sdt>
          <w:sdt>
            <w:sdtPr>
              <w:id w:val="-439587605"/>
              <w:tag w:val="goog_rdk_2250"/>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592922373"/>
              <w:tag w:val="goog_rdk_2251"/>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content</w:t>
              </w:r>
            </w:sdtContent>
          </w:sdt>
          <w:sdt>
            <w:sdtPr>
              <w:id w:val="-384458486"/>
              <w:tag w:val="goog_rdk_2252"/>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1447291393"/>
              <w:tag w:val="goog_rdk_2253"/>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"width=device-width, initial-scale=1.0"</w:t>
              </w:r>
            </w:sdtContent>
          </w:sdt>
          <w:sdt>
            <w:sdtPr>
              <w:id w:val="140359052"/>
              <w:tag w:val="goog_rdk_225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510983557"/>
        <w:tag w:val="goog_rdk_2264"/>
      </w:sdtPr>
      <w:sdtContent>
        <w:p w:rsidR="00000000" w:rsidDel="00000000" w:rsidP="00000000" w:rsidRDefault="00000000" w:rsidRPr="00000000" w14:paraId="000001F7">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56901348"/>
              <w:tag w:val="goog_rdk_2256"/>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925110266"/>
              <w:tag w:val="goog_rdk_225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885866463"/>
              <w:tag w:val="goog_rdk_2258"/>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title</w:t>
              </w:r>
            </w:sdtContent>
          </w:sdt>
          <w:sdt>
            <w:sdtPr>
              <w:id w:val="285504665"/>
              <w:tag w:val="goog_rdk_225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sdt>
            <w:sdtPr>
              <w:id w:val="-1402058833"/>
              <w:tag w:val="goog_rdk_2260"/>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Document</w:t>
              </w:r>
            </w:sdtContent>
          </w:sdt>
          <w:sdt>
            <w:sdtPr>
              <w:id w:val="1337336524"/>
              <w:tag w:val="goog_rdk_226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533662570"/>
              <w:tag w:val="goog_rdk_2262"/>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title</w:t>
              </w:r>
            </w:sdtContent>
          </w:sdt>
          <w:sdt>
            <w:sdtPr>
              <w:id w:val="-959524038"/>
              <w:tag w:val="goog_rdk_2263"/>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058767064"/>
        <w:tag w:val="goog_rdk_2268"/>
      </w:sdtPr>
      <w:sdtContent>
        <w:p w:rsidR="00000000" w:rsidDel="00000000" w:rsidP="00000000" w:rsidRDefault="00000000" w:rsidRPr="00000000" w14:paraId="000001F8">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984039680"/>
              <w:tag w:val="goog_rdk_226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496771149"/>
              <w:tag w:val="goog_rdk_2266"/>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head</w:t>
              </w:r>
            </w:sdtContent>
          </w:sdt>
          <w:sdt>
            <w:sdtPr>
              <w:id w:val="-67579728"/>
              <w:tag w:val="goog_rdk_226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789561589"/>
        <w:tag w:val="goog_rdk_2272"/>
      </w:sdtPr>
      <w:sdtContent>
        <w:p w:rsidR="00000000" w:rsidDel="00000000" w:rsidP="00000000" w:rsidRDefault="00000000" w:rsidRPr="00000000" w14:paraId="000001F9">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724233642"/>
              <w:tag w:val="goog_rdk_226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31327227"/>
              <w:tag w:val="goog_rdk_2270"/>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body</w:t>
              </w:r>
            </w:sdtContent>
          </w:sdt>
          <w:sdt>
            <w:sdtPr>
              <w:id w:val="67436170"/>
              <w:tag w:val="goog_rdk_227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409227485"/>
        <w:tag w:val="goog_rdk_2281"/>
      </w:sdtPr>
      <w:sdtContent>
        <w:p w:rsidR="00000000" w:rsidDel="00000000" w:rsidP="00000000" w:rsidRDefault="00000000" w:rsidRPr="00000000" w14:paraId="000001FA">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835698667"/>
              <w:tag w:val="goog_rdk_2273"/>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751575411"/>
              <w:tag w:val="goog_rdk_2274"/>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035321917"/>
              <w:tag w:val="goog_rdk_2275"/>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div</w:t>
              </w:r>
            </w:sdtContent>
          </w:sdt>
          <w:sdt>
            <w:sdtPr>
              <w:id w:val="2013204168"/>
              <w:tag w:val="goog_rdk_2276"/>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678591566"/>
              <w:tag w:val="goog_rdk_2277"/>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id</w:t>
              </w:r>
            </w:sdtContent>
          </w:sdt>
          <w:sdt>
            <w:sdtPr>
              <w:id w:val="1215435044"/>
              <w:tag w:val="goog_rdk_227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1385996386"/>
              <w:tag w:val="goog_rdk_2279"/>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"caja-principal"</w:t>
              </w:r>
            </w:sdtContent>
          </w:sdt>
          <w:sdt>
            <w:sdtPr>
              <w:id w:val="-935019383"/>
              <w:tag w:val="goog_rdk_228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828677262"/>
        <w:tag w:val="goog_rdk_2283"/>
      </w:sdtPr>
      <w:sdtContent>
        <w:p w:rsidR="00000000" w:rsidDel="00000000" w:rsidP="00000000" w:rsidRDefault="00000000" w:rsidRPr="00000000" w14:paraId="000001FB">
          <w:pPr>
            <w:shd w:fill="121314" w:val="clear"/>
            <w:spacing w:line="325.71428571428567" w:lineRule="auto"/>
            <w:rPr>
              <w:rPrChange w:author="Angie Verónica Carvajal cardona" w:id="1" w:date="2026-05-15T14:09:08Z">
                <w:rPr>
                  <w:rFonts w:ascii="Courier New" w:cs="Courier New" w:eastAsia="Courier New" w:hAnsi="Courier New"/>
                  <w:color w:val="bbbebf"/>
                  <w:sz w:val="21"/>
                  <w:szCs w:val="21"/>
                </w:rPr>
              </w:rPrChange>
            </w:rPr>
          </w:pPr>
          <w:sdt>
            <w:sdtPr>
              <w:id w:val="1611970858"/>
              <w:tag w:val="goog_rdk_2282"/>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Tejer es una actividad que combina la destreza manual con una profunda capacidad de relajación, permitiendo transformar hilos simples en piezas complejas y funcionales. Al igual que en la lógica de programación, cada punto sigue una secuencia estructurada donde la precisión es fundamental para que el diseño final mantenga su forma y coherencia.</w:t>
              </w:r>
            </w:sdtContent>
          </w:sdt>
        </w:p>
      </w:sdtContent>
    </w:sdt>
    <w:sdt>
      <w:sdtPr>
        <w:id w:val="-247318214"/>
        <w:tag w:val="goog_rdk_2288"/>
      </w:sdtPr>
      <w:sdtContent>
        <w:p w:rsidR="00000000" w:rsidDel="00000000" w:rsidP="00000000" w:rsidRDefault="00000000" w:rsidRPr="00000000" w14:paraId="000001FC">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037185045"/>
              <w:tag w:val="goog_rdk_2284"/>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2123099281"/>
              <w:tag w:val="goog_rdk_228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624665979"/>
              <w:tag w:val="goog_rdk_2286"/>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div</w:t>
              </w:r>
            </w:sdtContent>
          </w:sdt>
          <w:sdt>
            <w:sdtPr>
              <w:id w:val="-125516198"/>
              <w:tag w:val="goog_rdk_228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886278350"/>
        <w:tag w:val="goog_rdk_2297"/>
      </w:sdtPr>
      <w:sdtContent>
        <w:p w:rsidR="00000000" w:rsidDel="00000000" w:rsidP="00000000" w:rsidRDefault="00000000" w:rsidRPr="00000000" w14:paraId="000001FD">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074774932"/>
              <w:tag w:val="goog_rdk_2289"/>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1093471873"/>
              <w:tag w:val="goog_rdk_2290"/>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477999420"/>
              <w:tag w:val="goog_rdk_2291"/>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div</w:t>
              </w:r>
            </w:sdtContent>
          </w:sdt>
          <w:sdt>
            <w:sdtPr>
              <w:id w:val="-318803748"/>
              <w:tag w:val="goog_rdk_2292"/>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929217524"/>
              <w:tag w:val="goog_rdk_2293"/>
            </w:sdtPr>
            <w:sdtContent>
              <w:r w:rsidDel="00000000" w:rsidR="00000000" w:rsidRPr="00000000">
                <w:rPr>
                  <w:rtl w:val="0"/>
                  <w:rPrChange w:author="Angie Verónica Carvajal cardona" w:id="1" w:date="2026-05-15T14:09:08Z">
                    <w:rPr>
                      <w:rFonts w:ascii="Courier New" w:cs="Courier New" w:eastAsia="Courier New" w:hAnsi="Courier New"/>
                      <w:color w:val="9cdcfe"/>
                      <w:sz w:val="21"/>
                      <w:szCs w:val="21"/>
                    </w:rPr>
                  </w:rPrChange>
                </w:rPr>
                <w:t xml:space="preserve">class</w:t>
              </w:r>
            </w:sdtContent>
          </w:sdt>
          <w:sdt>
            <w:sdtPr>
              <w:id w:val="-2095251306"/>
              <w:tag w:val="goog_rdk_2294"/>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w:t>
              </w:r>
            </w:sdtContent>
          </w:sdt>
          <w:sdt>
            <w:sdtPr>
              <w:id w:val="85780135"/>
              <w:tag w:val="goog_rdk_2295"/>
            </w:sdtPr>
            <w:sdtContent>
              <w:r w:rsidDel="00000000" w:rsidR="00000000" w:rsidRPr="00000000">
                <w:rPr>
                  <w:rtl w:val="0"/>
                  <w:rPrChange w:author="Angie Verónica Carvajal cardona" w:id="1" w:date="2026-05-15T14:09:08Z">
                    <w:rPr>
                      <w:rFonts w:ascii="Courier New" w:cs="Courier New" w:eastAsia="Courier New" w:hAnsi="Courier New"/>
                      <w:color w:val="a5d6ff"/>
                      <w:sz w:val="21"/>
                      <w:szCs w:val="21"/>
                    </w:rPr>
                  </w:rPrChange>
                </w:rPr>
                <w:t xml:space="preserve">"caja-secundaria"</w:t>
              </w:r>
            </w:sdtContent>
          </w:sdt>
          <w:sdt>
            <w:sdtPr>
              <w:id w:val="1295786302"/>
              <w:tag w:val="goog_rdk_2296"/>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908625528"/>
        <w:tag w:val="goog_rdk_2299"/>
      </w:sdtPr>
      <w:sdtContent>
        <w:p w:rsidR="00000000" w:rsidDel="00000000" w:rsidP="00000000" w:rsidRDefault="00000000" w:rsidRPr="00000000" w14:paraId="000001FE">
          <w:pPr>
            <w:shd w:fill="121314" w:val="clear"/>
            <w:spacing w:line="325.71428571428567" w:lineRule="auto"/>
            <w:rPr>
              <w:rPrChange w:author="Angie Verónica Carvajal cardona" w:id="1" w:date="2026-05-15T14:09:08Z">
                <w:rPr>
                  <w:rFonts w:ascii="Courier New" w:cs="Courier New" w:eastAsia="Courier New" w:hAnsi="Courier New"/>
                  <w:color w:val="bbbebf"/>
                  <w:sz w:val="21"/>
                  <w:szCs w:val="21"/>
                </w:rPr>
              </w:rPrChange>
            </w:rPr>
          </w:pPr>
          <w:sdt>
            <w:sdtPr>
              <w:id w:val="864304696"/>
              <w:tag w:val="goog_rdk_2298"/>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Observar el comportamiento de las aves en su entorno natural es una experiencia fascinante que permite apreciar la increíble diversidad de la fauna silvestre. Desde el complejo diseño de sus nidos hasta la precisión de sus cantos, cada especie ha desarrollado adaptaciones únicas que les permiten sobrevivir en diversos ecosistemas, recordándonos la importancia de preservar sus hábitats naturales para mantener el equilibrio ecológico de nuestro entorno.</w:t>
              </w:r>
            </w:sdtContent>
          </w:sdt>
        </w:p>
      </w:sdtContent>
    </w:sdt>
    <w:sdt>
      <w:sdtPr>
        <w:id w:val="179903017"/>
        <w:tag w:val="goog_rdk_2304"/>
      </w:sdtPr>
      <w:sdtContent>
        <w:p w:rsidR="00000000" w:rsidDel="00000000" w:rsidP="00000000" w:rsidRDefault="00000000" w:rsidRPr="00000000" w14:paraId="000001FF">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663779899"/>
              <w:tag w:val="goog_rdk_2300"/>
            </w:sdtPr>
            <w:sdtContent>
              <w:r w:rsidDel="00000000" w:rsidR="00000000" w:rsidRPr="00000000">
                <w:rPr>
                  <w:rtl w:val="0"/>
                  <w:rPrChange w:author="Angie Verónica Carvajal cardona" w:id="1" w:date="2026-05-15T14:09:08Z">
                    <w:rPr>
                      <w:rFonts w:ascii="Courier New" w:cs="Courier New" w:eastAsia="Courier New" w:hAnsi="Courier New"/>
                      <w:color w:val="bbbebf"/>
                      <w:sz w:val="21"/>
                      <w:szCs w:val="21"/>
                    </w:rPr>
                  </w:rPrChange>
                </w:rPr>
                <w:t xml:space="preserve">    </w:t>
              </w:r>
            </w:sdtContent>
          </w:sdt>
          <w:sdt>
            <w:sdtPr>
              <w:id w:val="-241552774"/>
              <w:tag w:val="goog_rdk_230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2117063724"/>
              <w:tag w:val="goog_rdk_2302"/>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div</w:t>
              </w:r>
            </w:sdtContent>
          </w:sdt>
          <w:sdt>
            <w:sdtPr>
              <w:id w:val="-1913149612"/>
              <w:tag w:val="goog_rdk_2303"/>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1137712436"/>
        <w:tag w:val="goog_rdk_2308"/>
      </w:sdtPr>
      <w:sdtContent>
        <w:p w:rsidR="00000000" w:rsidDel="00000000" w:rsidP="00000000" w:rsidRDefault="00000000" w:rsidRPr="00000000" w14:paraId="00000200">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1998202765"/>
              <w:tag w:val="goog_rdk_2305"/>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78635009"/>
              <w:tag w:val="goog_rdk_2306"/>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body</w:t>
              </w:r>
            </w:sdtContent>
          </w:sdt>
          <w:sdt>
            <w:sdtPr>
              <w:id w:val="2147137934"/>
              <w:tag w:val="goog_rdk_2307"/>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379133924"/>
        <w:tag w:val="goog_rdk_2312"/>
      </w:sdtPr>
      <w:sdtContent>
        <w:p w:rsidR="00000000" w:rsidDel="00000000" w:rsidP="00000000" w:rsidRDefault="00000000" w:rsidRPr="00000000" w14:paraId="00000201">
          <w:pPr>
            <w:shd w:fill="121314" w:val="clear"/>
            <w:spacing w:line="325.71428571428567" w:lineRule="auto"/>
            <w:rPr>
              <w:rPrChange w:author="Angie Verónica Carvajal cardona" w:id="1" w:date="2026-05-15T14:09:08Z">
                <w:rPr>
                  <w:rFonts w:ascii="Courier New" w:cs="Courier New" w:eastAsia="Courier New" w:hAnsi="Courier New"/>
                  <w:color w:val="808080"/>
                  <w:sz w:val="21"/>
                  <w:szCs w:val="21"/>
                </w:rPr>
              </w:rPrChange>
            </w:rPr>
          </w:pPr>
          <w:sdt>
            <w:sdtPr>
              <w:id w:val="3930504"/>
              <w:tag w:val="goog_rdk_2309"/>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&lt;/</w:t>
              </w:r>
            </w:sdtContent>
          </w:sdt>
          <w:sdt>
            <w:sdtPr>
              <w:id w:val="1047209829"/>
              <w:tag w:val="goog_rdk_2310"/>
            </w:sdtPr>
            <w:sdtContent>
              <w:r w:rsidDel="00000000" w:rsidR="00000000" w:rsidRPr="00000000">
                <w:rPr>
                  <w:rtl w:val="0"/>
                  <w:rPrChange w:author="Angie Verónica Carvajal cardona" w:id="1" w:date="2026-05-15T14:09:08Z">
                    <w:rPr>
                      <w:rFonts w:ascii="Courier New" w:cs="Courier New" w:eastAsia="Courier New" w:hAnsi="Courier New"/>
                      <w:color w:val="7ee787"/>
                      <w:sz w:val="21"/>
                      <w:szCs w:val="21"/>
                    </w:rPr>
                  </w:rPrChange>
                </w:rPr>
                <w:t xml:space="preserve">html</w:t>
              </w:r>
            </w:sdtContent>
          </w:sdt>
          <w:sdt>
            <w:sdtPr>
              <w:id w:val="409760428"/>
              <w:tag w:val="goog_rdk_2311"/>
            </w:sdtPr>
            <w:sdtContent>
              <w:r w:rsidDel="00000000" w:rsidR="00000000" w:rsidRPr="00000000">
                <w:rPr>
                  <w:rtl w:val="0"/>
                  <w:rPrChange w:author="Angie Verónica Carvajal cardona" w:id="1" w:date="2026-05-15T14:09:08Z">
                    <w:rPr>
                      <w:rFonts w:ascii="Courier New" w:cs="Courier New" w:eastAsia="Courier New" w:hAnsi="Courier New"/>
                      <w:color w:val="808080"/>
                      <w:sz w:val="21"/>
                      <w:szCs w:val="21"/>
                    </w:rPr>
                  </w:rPrChange>
                </w:rPr>
                <w:t xml:space="preserve">&gt;</w:t>
              </w:r>
            </w:sdtContent>
          </w:sdt>
        </w:p>
      </w:sdtContent>
    </w:sdt>
    <w:sdt>
      <w:sdtPr>
        <w:id w:val="-795608389"/>
        <w:tag w:val="goog_rdk_2316"/>
      </w:sdtPr>
      <w:sdtContent>
        <w:p w:rsidR="00000000" w:rsidDel="00000000" w:rsidP="00000000" w:rsidRDefault="00000000" w:rsidRPr="00000000" w14:paraId="00000202">
          <w:pPr>
            <w:rPr>
              <w:ins w:author="Angie Verónica Carvajal cardona" w:id="2" w:date="2026-05-15T13:45:02Z"/>
              <w:rPrChange w:author="Angie Verónica Carvajal cardona" w:id="3" w:date="2026-05-15T13:45:02Z">
                <w:rPr>
                  <w:rFonts w:ascii="Courier New" w:cs="Courier New" w:eastAsia="Courier New" w:hAnsi="Courier New"/>
                  <w:color w:val="808080"/>
                  <w:sz w:val="21"/>
                  <w:szCs w:val="21"/>
                </w:rPr>
              </w:rPrChange>
            </w:rPr>
          </w:pPr>
          <w:sdt>
            <w:sdtPr>
              <w:id w:val="1988129366"/>
              <w:tag w:val="goog_rdk_2314"/>
            </w:sdtPr>
            <w:sdtContent>
              <w:ins w:author="Angie Verónica Carvajal cardona" w:id="2" w:date="2026-05-15T13:45:02Z"/>
              <w:sdt>
                <w:sdtPr>
                  <w:id w:val="52018909"/>
                  <w:tag w:val="goog_rdk_2315"/>
                </w:sdtPr>
                <w:sdtContent>
                  <w:ins w:author="Angie Verónica Carvajal cardona" w:id="2" w:date="2026-05-15T13:45:02Z">
                    <w:r w:rsidDel="00000000" w:rsidR="00000000" w:rsidRPr="00000000">
                      <w:rPr>
                        <w:rtl w:val="0"/>
                      </w:rPr>
                    </w:r>
                  </w:ins>
                </w:sdtContent>
              </w:sdt>
              <w:ins w:author="Angie Verónica Carvajal cardona" w:id="2" w:date="2026-05-15T13:45:02Z"/>
            </w:sdtContent>
          </w:sdt>
        </w:p>
      </w:sdtContent>
    </w:sdt>
    <w:sdt>
      <w:sdtPr>
        <w:id w:val="102060608"/>
        <w:tag w:val="goog_rdk_2319"/>
      </w:sdtPr>
      <w:sdtContent>
        <w:p w:rsidR="00000000" w:rsidDel="00000000" w:rsidP="00000000" w:rsidRDefault="00000000" w:rsidRPr="00000000" w14:paraId="00000203">
          <w:pPr>
            <w:rPr>
              <w:rPrChange w:author="Angie Verónica Carvajal cardona" w:id="3" w:date="2026-05-15T13:45:02Z">
                <w:rPr/>
              </w:rPrChange>
            </w:rPr>
          </w:pPr>
          <w:sdt>
            <w:sdtPr>
              <w:id w:val="-526737906"/>
              <w:tag w:val="goog_rdk_2317"/>
            </w:sdtPr>
            <w:sdtContent>
              <w:ins w:author="Angie Verónica Carvajal cardona" w:id="2" w:date="2026-05-15T13:45:02Z">
                <w:r w:rsidDel="00000000" w:rsidR="00000000" w:rsidRPr="00000000">
                  <w:rPr>
                    <w:rPrChange w:author="Angie Verónica Carvajal cardona" w:id="3" w:date="2026-05-15T13:45:02Z">
                      <w:rPr>
                        <w:rFonts w:ascii="Courier New" w:cs="Courier New" w:eastAsia="Courier New" w:hAnsi="Courier New"/>
                        <w:color w:val="808080"/>
                        <w:sz w:val="21"/>
                        <w:szCs w:val="21"/>
                      </w:rPr>
                    </w:rPrChange>
                  </w:rPr>
                  <w:drawing>
                    <wp:inline distB="114300" distT="114300" distL="114300" distR="114300">
                      <wp:extent cx="6301105" cy="12573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301105" cy="1257300"/>
                              </a:xfrm>
                              <a:prstGeom prst="rect"/>
                              <a:ln/>
                            </pic:spPr>
                          </pic:pic>
                        </a:graphicData>
                      </a:graphic>
                    </wp:inline>
                  </w:drawing>
                </w:r>
              </w:ins>
            </w:sdtContent>
          </w:sdt>
          <w:sdt>
            <w:sdtPr>
              <w:id w:val="658867607"/>
              <w:tag w:val="goog_rdk_2318"/>
            </w:sdtPr>
            <w:sdtContent>
              <w:r w:rsidDel="00000000" w:rsidR="00000000" w:rsidRPr="00000000">
                <w:rPr>
                  <w:rtl w:val="0"/>
                </w:rPr>
              </w:r>
            </w:sdtContent>
          </w:sdt>
        </w:p>
      </w:sdtContent>
    </w:sdt>
    <w:sdt>
      <w:sdtPr>
        <w:id w:val="277246545"/>
        <w:tag w:val="goog_rdk_2321"/>
      </w:sdtPr>
      <w:sdtContent>
        <w:p w:rsidR="00000000" w:rsidDel="00000000" w:rsidP="00000000" w:rsidRDefault="00000000" w:rsidRPr="00000000" w14:paraId="00000204">
          <w:pPr>
            <w:pStyle w:val="Heading2"/>
            <w:rPr>
              <w:rPrChange w:author="Angie Verónica Carvajal cardona" w:id="3" w:date="2026-05-15T13:45:02Z">
                <w:rPr/>
              </w:rPrChange>
            </w:rPr>
          </w:pPr>
          <w:bookmarkStart w:colFirst="0" w:colLast="0" w:name="_heading=h.b3gh85q9fvyl" w:id="21"/>
          <w:bookmarkEnd w:id="21"/>
          <w:sdt>
            <w:sdtPr>
              <w:id w:val="-2139442104"/>
              <w:tag w:val="goog_rdk_2320"/>
            </w:sdtPr>
            <w:sdtContent>
              <w:r w:rsidDel="00000000" w:rsidR="00000000" w:rsidRPr="00000000">
                <w:rPr>
                  <w:rtl w:val="0"/>
                  <w:rPrChange w:author="Angie Verónica Carvajal cardona" w:id="3" w:date="2026-05-15T13:45:02Z">
                    <w:rPr/>
                  </w:rPrChange>
                </w:rPr>
                <w:t xml:space="preserve">16. Énfasis en el texto:</w:t>
              </w:r>
            </w:sdtContent>
          </w:sdt>
        </w:p>
      </w:sdtContent>
    </w:sdt>
    <w:sdt>
      <w:sdtPr>
        <w:id w:val="-1068251223"/>
        <w:tag w:val="goog_rdk_2327"/>
      </w:sdtPr>
      <w:sdtContent>
        <w:p w:rsidR="00000000" w:rsidDel="00000000" w:rsidP="00000000" w:rsidRDefault="00000000" w:rsidRPr="00000000" w14:paraId="00000205">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766362887"/>
              <w:tag w:val="goog_rdk_232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056985558"/>
              <w:tag w:val="goog_rdk_232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DOCTYPE</w:t>
              </w:r>
            </w:sdtContent>
          </w:sdt>
          <w:sdt>
            <w:sdtPr>
              <w:id w:val="1129448934"/>
              <w:tag w:val="goog_rdk_232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323171130"/>
              <w:tag w:val="goog_rdk_2325"/>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html</w:t>
              </w:r>
            </w:sdtContent>
          </w:sdt>
          <w:sdt>
            <w:sdtPr>
              <w:id w:val="907755841"/>
              <w:tag w:val="goog_rdk_232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91931887"/>
        <w:tag w:val="goog_rdk_2335"/>
      </w:sdtPr>
      <w:sdtContent>
        <w:p w:rsidR="00000000" w:rsidDel="00000000" w:rsidP="00000000" w:rsidRDefault="00000000" w:rsidRPr="00000000" w14:paraId="00000206">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81216082"/>
              <w:tag w:val="goog_rdk_232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673192045"/>
              <w:tag w:val="goog_rdk_2329"/>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215474705"/>
              <w:tag w:val="goog_rdk_233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406283790"/>
              <w:tag w:val="goog_rdk_2331"/>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lang</w:t>
              </w:r>
            </w:sdtContent>
          </w:sdt>
          <w:sdt>
            <w:sdtPr>
              <w:id w:val="188656392"/>
              <w:tag w:val="goog_rdk_233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324612177"/>
              <w:tag w:val="goog_rdk_2333"/>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"es"</w:t>
              </w:r>
            </w:sdtContent>
          </w:sdt>
          <w:sdt>
            <w:sdtPr>
              <w:id w:val="-2111604350"/>
              <w:tag w:val="goog_rdk_233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166471191"/>
        <w:tag w:val="goog_rdk_2339"/>
      </w:sdtPr>
      <w:sdtContent>
        <w:p w:rsidR="00000000" w:rsidDel="00000000" w:rsidP="00000000" w:rsidRDefault="00000000" w:rsidRPr="00000000" w14:paraId="00000207">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401679044"/>
              <w:tag w:val="goog_rdk_233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241497674"/>
              <w:tag w:val="goog_rdk_2337"/>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1824525425"/>
              <w:tag w:val="goog_rdk_233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937007306"/>
        <w:tag w:val="goog_rdk_2348"/>
      </w:sdtPr>
      <w:sdtContent>
        <w:p w:rsidR="00000000" w:rsidDel="00000000" w:rsidP="00000000" w:rsidRDefault="00000000" w:rsidRPr="00000000" w14:paraId="00000208">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33408729"/>
              <w:tag w:val="goog_rdk_234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19992959"/>
              <w:tag w:val="goog_rdk_234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445332165"/>
              <w:tag w:val="goog_rdk_234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1445758297"/>
              <w:tag w:val="goog_rdk_234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77818438"/>
              <w:tag w:val="goog_rdk_2344"/>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charset</w:t>
              </w:r>
            </w:sdtContent>
          </w:sdt>
          <w:sdt>
            <w:sdtPr>
              <w:id w:val="-260722797"/>
              <w:tag w:val="goog_rdk_234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430506797"/>
              <w:tag w:val="goog_rdk_2346"/>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"UTF-8"</w:t>
              </w:r>
            </w:sdtContent>
          </w:sdt>
          <w:sdt>
            <w:sdtPr>
              <w:id w:val="-1027320067"/>
              <w:tag w:val="goog_rdk_234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683852975"/>
        <w:tag w:val="goog_rdk_2361"/>
      </w:sdtPr>
      <w:sdtContent>
        <w:p w:rsidR="00000000" w:rsidDel="00000000" w:rsidP="00000000" w:rsidRDefault="00000000" w:rsidRPr="00000000" w14:paraId="00000209">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387937555"/>
              <w:tag w:val="goog_rdk_234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237176052"/>
              <w:tag w:val="goog_rdk_235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967914483"/>
              <w:tag w:val="goog_rdk_235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720013318"/>
              <w:tag w:val="goog_rdk_235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728851494"/>
              <w:tag w:val="goog_rdk_2353"/>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name</w:t>
              </w:r>
            </w:sdtContent>
          </w:sdt>
          <w:sdt>
            <w:sdtPr>
              <w:id w:val="814648683"/>
              <w:tag w:val="goog_rdk_235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880764335"/>
              <w:tag w:val="goog_rdk_2355"/>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"viewport"</w:t>
              </w:r>
            </w:sdtContent>
          </w:sdt>
          <w:sdt>
            <w:sdtPr>
              <w:id w:val="-1977772634"/>
              <w:tag w:val="goog_rdk_235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55588555"/>
              <w:tag w:val="goog_rdk_2357"/>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content</w:t>
              </w:r>
            </w:sdtContent>
          </w:sdt>
          <w:sdt>
            <w:sdtPr>
              <w:id w:val="2003870797"/>
              <w:tag w:val="goog_rdk_235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606662419"/>
              <w:tag w:val="goog_rdk_2359"/>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"width=device-width, initial-scale=1.0"</w:t>
              </w:r>
            </w:sdtContent>
          </w:sdt>
          <w:sdt>
            <w:sdtPr>
              <w:id w:val="-1255915397"/>
              <w:tag w:val="goog_rdk_236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56859410"/>
        <w:tag w:val="goog_rdk_2370"/>
      </w:sdtPr>
      <w:sdtContent>
        <w:p w:rsidR="00000000" w:rsidDel="00000000" w:rsidP="00000000" w:rsidRDefault="00000000" w:rsidRPr="00000000" w14:paraId="0000020A">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170030681"/>
              <w:tag w:val="goog_rdk_236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483764238"/>
              <w:tag w:val="goog_rdk_236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597827311"/>
              <w:tag w:val="goog_rdk_236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424697860"/>
              <w:tag w:val="goog_rdk_236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180829218"/>
              <w:tag w:val="goog_rdk_236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Parrafo sobre el SENA</w:t>
              </w:r>
            </w:sdtContent>
          </w:sdt>
          <w:sdt>
            <w:sdtPr>
              <w:id w:val="-434741748"/>
              <w:tag w:val="goog_rdk_236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40373981"/>
              <w:tag w:val="goog_rdk_236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053091810"/>
              <w:tag w:val="goog_rdk_236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960622329"/>
        <w:tag w:val="goog_rdk_2374"/>
      </w:sdtPr>
      <w:sdtContent>
        <w:p w:rsidR="00000000" w:rsidDel="00000000" w:rsidP="00000000" w:rsidRDefault="00000000" w:rsidRPr="00000000" w14:paraId="0000020B">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633048514"/>
              <w:tag w:val="goog_rdk_237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811322271"/>
              <w:tag w:val="goog_rdk_237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1727820535"/>
              <w:tag w:val="goog_rdk_237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594147299"/>
        <w:tag w:val="goog_rdk_2378"/>
      </w:sdtPr>
      <w:sdtContent>
        <w:p w:rsidR="00000000" w:rsidDel="00000000" w:rsidP="00000000" w:rsidRDefault="00000000" w:rsidRPr="00000000" w14:paraId="0000020C">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162358731"/>
              <w:tag w:val="goog_rdk_237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031846120"/>
              <w:tag w:val="goog_rdk_237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429668170"/>
              <w:tag w:val="goog_rdk_237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2031742672"/>
        <w:tag w:val="goog_rdk_2383"/>
      </w:sdtPr>
      <w:sdtContent>
        <w:p w:rsidR="00000000" w:rsidDel="00000000" w:rsidP="00000000" w:rsidRDefault="00000000" w:rsidRPr="00000000" w14:paraId="0000020D">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111322928"/>
              <w:tag w:val="goog_rdk_237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175883375"/>
              <w:tag w:val="goog_rdk_238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621921035"/>
              <w:tag w:val="goog_rdk_238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p</w:t>
              </w:r>
            </w:sdtContent>
          </w:sdt>
          <w:sdt>
            <w:sdtPr>
              <w:id w:val="-1440165026"/>
              <w:tag w:val="goog_rdk_238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2067759331"/>
        <w:tag w:val="goog_rdk_2401"/>
      </w:sdtPr>
      <w:sdtContent>
        <w:p w:rsidR="00000000" w:rsidDel="00000000" w:rsidP="00000000" w:rsidRDefault="00000000" w:rsidRPr="00000000" w14:paraId="0000020E">
          <w:pPr>
            <w:shd w:fill="121314" w:val="clear"/>
            <w:spacing w:line="325.71428571428567" w:lineRule="auto"/>
            <w:rPr>
              <w:rPrChange w:author="Angie Verónica Carvajal cardona" w:id="3" w:date="2026-05-15T13:45:02Z">
                <w:rPr>
                  <w:rFonts w:ascii="Courier New" w:cs="Courier New" w:eastAsia="Courier New" w:hAnsi="Courier New"/>
                  <w:color w:val="bbbebf"/>
                  <w:sz w:val="21"/>
                  <w:szCs w:val="21"/>
                </w:rPr>
              </w:rPrChange>
            </w:rPr>
          </w:pPr>
          <w:sdt>
            <w:sdtPr>
              <w:id w:val="1536443282"/>
              <w:tag w:val="goog_rdk_238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Actualmente me encuentro realizando mi etapa lectiva en el </w:t>
              </w:r>
            </w:sdtContent>
          </w:sdt>
          <w:sdt>
            <w:sdtPr>
              <w:id w:val="1986581657"/>
              <w:tag w:val="goog_rdk_238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05391681"/>
              <w:tag w:val="goog_rdk_238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w:t>
              </w:r>
            </w:sdtContent>
          </w:sdt>
          <w:sdt>
            <w:sdtPr>
              <w:id w:val="1371607348"/>
              <w:tag w:val="goog_rdk_238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336385344"/>
              <w:tag w:val="goog_rdk_238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SENA</w:t>
              </w:r>
            </w:sdtContent>
          </w:sdt>
          <w:sdt>
            <w:sdtPr>
              <w:id w:val="532693823"/>
              <w:tag w:val="goog_rdk_238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770459352"/>
              <w:tag w:val="goog_rdk_239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w:t>
              </w:r>
            </w:sdtContent>
          </w:sdt>
          <w:sdt>
            <w:sdtPr>
              <w:id w:val="-532505863"/>
              <w:tag w:val="goog_rdk_239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708292588"/>
              <w:tag w:val="goog_rdk_239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donde estoy desarrollando habilidades técnicas y profesionales. Formo parte del programa de formación </w:t>
              </w:r>
            </w:sdtContent>
          </w:sdt>
          <w:sdt>
            <w:sdtPr>
              <w:id w:val="2123905539"/>
              <w:tag w:val="goog_rdk_239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600596211"/>
              <w:tag w:val="goog_rdk_239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i</w:t>
              </w:r>
            </w:sdtContent>
          </w:sdt>
          <w:sdt>
            <w:sdtPr>
              <w:id w:val="-1904951589"/>
              <w:tag w:val="goog_rdk_239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444072228"/>
              <w:tag w:val="goog_rdk_239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Análisis y Desarrollo de Software (ADSO)</w:t>
              </w:r>
            </w:sdtContent>
          </w:sdt>
          <w:sdt>
            <w:sdtPr>
              <w:id w:val="-871496159"/>
              <w:tag w:val="goog_rdk_239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90169622"/>
              <w:tag w:val="goog_rdk_239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i</w:t>
              </w:r>
            </w:sdtContent>
          </w:sdt>
          <w:sdt>
            <w:sdtPr>
              <w:id w:val="-1348699921"/>
              <w:tag w:val="goog_rdk_239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563714995"/>
              <w:tag w:val="goog_rdk_240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enfocado en la creación de soluciones tecnológicas y el dominio de diversos lenguajes de programación.</w:t>
              </w:r>
            </w:sdtContent>
          </w:sdt>
        </w:p>
      </w:sdtContent>
    </w:sdt>
    <w:sdt>
      <w:sdtPr>
        <w:id w:val="1098335829"/>
        <w:tag w:val="goog_rdk_2405"/>
      </w:sdtPr>
      <w:sdtContent>
        <w:p w:rsidR="00000000" w:rsidDel="00000000" w:rsidP="00000000" w:rsidRDefault="00000000" w:rsidRPr="00000000" w14:paraId="0000020F">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305281367"/>
              <w:tag w:val="goog_rdk_240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032461255"/>
              <w:tag w:val="goog_rdk_240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p</w:t>
              </w:r>
            </w:sdtContent>
          </w:sdt>
          <w:sdt>
            <w:sdtPr>
              <w:id w:val="-1849423373"/>
              <w:tag w:val="goog_rdk_240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578872030"/>
        <w:tag w:val="goog_rdk_2407"/>
      </w:sdtPr>
      <w:sdtContent>
        <w:p w:rsidR="00000000" w:rsidDel="00000000" w:rsidP="00000000" w:rsidRDefault="00000000" w:rsidRPr="00000000" w14:paraId="00000210">
          <w:pPr>
            <w:shd w:fill="121314" w:val="clear"/>
            <w:spacing w:line="325.71428571428567" w:lineRule="auto"/>
            <w:rPr>
              <w:rPrChange w:author="Angie Verónica Carvajal cardona" w:id="3" w:date="2026-05-15T13:45:02Z">
                <w:rPr>
                  <w:rFonts w:ascii="Courier New" w:cs="Courier New" w:eastAsia="Courier New" w:hAnsi="Courier New"/>
                  <w:color w:val="bbbebf"/>
                  <w:sz w:val="21"/>
                  <w:szCs w:val="21"/>
                </w:rPr>
              </w:rPrChange>
            </w:rPr>
          </w:pPr>
          <w:sdt>
            <w:sdtPr>
              <w:id w:val="-1939345741"/>
              <w:tag w:val="goog_rdk_240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p>
      </w:sdtContent>
    </w:sdt>
    <w:sdt>
      <w:sdtPr>
        <w:id w:val="248255373"/>
        <w:tag w:val="goog_rdk_2411"/>
      </w:sdtPr>
      <w:sdtContent>
        <w:p w:rsidR="00000000" w:rsidDel="00000000" w:rsidP="00000000" w:rsidRDefault="00000000" w:rsidRPr="00000000" w14:paraId="00000211">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004814971"/>
              <w:tag w:val="goog_rdk_240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18321964"/>
              <w:tag w:val="goog_rdk_2409"/>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210408820"/>
              <w:tag w:val="goog_rdk_241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382373642"/>
        <w:tag w:val="goog_rdk_2417"/>
      </w:sdtPr>
      <w:sdtContent>
        <w:p w:rsidR="00000000" w:rsidDel="00000000" w:rsidP="00000000" w:rsidRDefault="00000000" w:rsidRPr="00000000" w14:paraId="00000212">
          <w:pPr>
            <w:shd w:fill="121314" w:val="clear"/>
            <w:spacing w:line="325.71428571428567" w:lineRule="auto"/>
            <w:rPr>
              <w:ins w:author="Angie Verónica Carvajal cardona" w:id="4" w:date="2026-05-15T13:45:40Z"/>
              <w:rPrChange w:author="Angie Verónica Carvajal cardona" w:id="3" w:date="2026-05-15T13:45:02Z">
                <w:rPr>
                  <w:rFonts w:ascii="Courier New" w:cs="Courier New" w:eastAsia="Courier New" w:hAnsi="Courier New"/>
                  <w:color w:val="808080"/>
                  <w:sz w:val="21"/>
                  <w:szCs w:val="21"/>
                </w:rPr>
              </w:rPrChange>
            </w:rPr>
          </w:pPr>
          <w:sdt>
            <w:sdtPr>
              <w:id w:val="1814254836"/>
              <w:tag w:val="goog_rdk_241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20772329"/>
              <w:tag w:val="goog_rdk_241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393544799"/>
              <w:tag w:val="goog_rdk_241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179117446"/>
              <w:tag w:val="goog_rdk_2415"/>
            </w:sdtPr>
            <w:sdtContent>
              <w:ins w:author="Angie Verónica Carvajal cardona" w:id="4" w:date="2026-05-15T13:45:40Z"/>
              <w:sdt>
                <w:sdtPr>
                  <w:id w:val="-2091635584"/>
                  <w:tag w:val="goog_rdk_2416"/>
                </w:sdtPr>
                <w:sdtContent>
                  <w:ins w:author="Angie Verónica Carvajal cardona" w:id="4" w:date="2026-05-15T13:45:40Z">
                    <w:r w:rsidDel="00000000" w:rsidR="00000000" w:rsidRPr="00000000">
                      <w:rPr>
                        <w:rtl w:val="0"/>
                      </w:rPr>
                    </w:r>
                  </w:ins>
                </w:sdtContent>
              </w:sdt>
              <w:ins w:author="Angie Verónica Carvajal cardona" w:id="4" w:date="2026-05-15T13:45:40Z"/>
            </w:sdtContent>
          </w:sdt>
        </w:p>
      </w:sdtContent>
    </w:sdt>
    <w:sdt>
      <w:sdtPr>
        <w:id w:val="-743828523"/>
        <w:tag w:val="goog_rdk_2419"/>
      </w:sdtPr>
      <w:sdtContent>
        <w:p w:rsidR="00000000" w:rsidDel="00000000" w:rsidP="00000000" w:rsidRDefault="00000000" w:rsidRPr="00000000" w14:paraId="00000213">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248669032"/>
              <w:tag w:val="goog_rdk_2418"/>
            </w:sdtPr>
            <w:sdtContent>
              <w:r w:rsidDel="00000000" w:rsidR="00000000" w:rsidRPr="00000000">
                <w:rPr>
                  <w:rtl w:val="0"/>
                </w:rPr>
              </w:r>
            </w:sdtContent>
          </w:sdt>
        </w:p>
      </w:sdtContent>
    </w:sdt>
    <w:sdt>
      <w:sdtPr>
        <w:id w:val="-993277896"/>
        <w:tag w:val="goog_rdk_2421"/>
      </w:sdtPr>
      <w:sdtContent>
        <w:p w:rsidR="00000000" w:rsidDel="00000000" w:rsidP="00000000" w:rsidRDefault="00000000" w:rsidRPr="00000000" w14:paraId="00000214">
          <w:pPr>
            <w:rPr>
              <w:rPrChange w:author="Angie Verónica Carvajal cardona" w:id="3" w:date="2026-05-15T13:45:02Z">
                <w:rPr/>
              </w:rPrChange>
            </w:rPr>
          </w:pPr>
          <w:sdt>
            <w:sdtPr>
              <w:id w:val="787835823"/>
              <w:tag w:val="goog_rdk_2420"/>
            </w:sdtPr>
            <w:sdtContent>
              <w:r w:rsidDel="00000000" w:rsidR="00000000" w:rsidRPr="00000000">
                <w:rPr>
                  <w:rtl w:val="0"/>
                </w:rPr>
              </w:r>
            </w:sdtContent>
          </w:sdt>
        </w:p>
      </w:sdtContent>
    </w:sdt>
    <w:sdt>
      <w:sdtPr>
        <w:id w:val="1533750883"/>
        <w:tag w:val="goog_rdk_2425"/>
      </w:sdtPr>
      <w:sdtContent>
        <w:p w:rsidR="00000000" w:rsidDel="00000000" w:rsidP="00000000" w:rsidRDefault="00000000" w:rsidRPr="00000000" w14:paraId="00000215">
          <w:pPr>
            <w:pStyle w:val="Heading2"/>
            <w:rPr>
              <w:ins w:author="Angie Verónica Carvajal cardona" w:id="5" w:date="2026-05-15T13:45:42Z"/>
              <w:rPrChange w:author="Angie Verónica Carvajal cardona" w:id="3" w:date="2026-05-15T13:45:02Z">
                <w:rPr/>
              </w:rPrChange>
            </w:rPr>
          </w:pPr>
          <w:sdt>
            <w:sdtPr>
              <w:id w:val="312557713"/>
              <w:tag w:val="goog_rdk_2423"/>
            </w:sdtPr>
            <w:sdtContent>
              <w:ins w:author="Angie Verónica Carvajal cardona" w:id="5" w:date="2026-05-15T13:45:42Z">
                <w:r w:rsidDel="00000000" w:rsidR="00000000" w:rsidRPr="00000000">
                  <w:rPr>
                    <w:rPrChange w:author="Angie Verónica Carvajal cardona" w:id="3" w:date="2026-05-15T13:45:02Z">
                      <w:rPr/>
                    </w:rPrChange>
                  </w:rPr>
                  <w:drawing>
                    <wp:inline distB="114300" distT="114300" distL="114300" distR="114300">
                      <wp:extent cx="6301105" cy="12954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301105" cy="1295400"/>
                              </a:xfrm>
                              <a:prstGeom prst="rect"/>
                              <a:ln/>
                            </pic:spPr>
                          </pic:pic>
                        </a:graphicData>
                      </a:graphic>
                    </wp:inline>
                  </w:drawing>
                </w:r>
              </w:ins>
              <w:sdt>
                <w:sdtPr>
                  <w:id w:val="-1249895520"/>
                  <w:tag w:val="goog_rdk_2424"/>
                </w:sdtPr>
                <w:sdtContent>
                  <w:ins w:author="Angie Verónica Carvajal cardona" w:id="5" w:date="2026-05-15T13:45:42Z">
                    <w:r w:rsidDel="00000000" w:rsidR="00000000" w:rsidRPr="00000000">
                      <w:rPr>
                        <w:rtl w:val="0"/>
                      </w:rPr>
                    </w:r>
                  </w:ins>
                </w:sdtContent>
              </w:sdt>
              <w:ins w:author="Angie Verónica Carvajal cardona" w:id="5" w:date="2026-05-15T13:45:42Z">
                <w:bookmarkStart w:colFirst="0" w:colLast="0" w:name="_heading=h.rh1diy5xrstg" w:id="22"/>
                <w:bookmarkEnd w:id="22"/>
              </w:ins>
            </w:sdtContent>
          </w:sdt>
        </w:p>
      </w:sdtContent>
    </w:sdt>
    <w:sdt>
      <w:sdtPr>
        <w:id w:val="19687881"/>
        <w:tag w:val="goog_rdk_2427"/>
      </w:sdtPr>
      <w:sdtContent>
        <w:p w:rsidR="00000000" w:rsidDel="00000000" w:rsidP="00000000" w:rsidRDefault="00000000" w:rsidRPr="00000000" w14:paraId="00000216">
          <w:pPr>
            <w:pStyle w:val="Heading2"/>
            <w:rPr>
              <w:rPrChange w:author="Angie Verónica Carvajal cardona" w:id="3" w:date="2026-05-15T13:45:02Z">
                <w:rPr/>
              </w:rPrChange>
            </w:rPr>
          </w:pPr>
          <w:bookmarkStart w:colFirst="0" w:colLast="0" w:name="_heading=h.2ocg5tg02b8z" w:id="23"/>
          <w:bookmarkEnd w:id="23"/>
          <w:sdt>
            <w:sdtPr>
              <w:id w:val="-92394277"/>
              <w:tag w:val="goog_rdk_2426"/>
            </w:sdtPr>
            <w:sdtContent>
              <w:r w:rsidDel="00000000" w:rsidR="00000000" w:rsidRPr="00000000">
                <w:rPr>
                  <w:rtl w:val="0"/>
                  <w:rPrChange w:author="Angie Verónica Carvajal cardona" w:id="3" w:date="2026-05-15T13:45:02Z">
                    <w:rPr/>
                  </w:rPrChange>
                </w:rPr>
                <w:t xml:space="preserve">17. Listas y contenedores:</w:t>
              </w:r>
            </w:sdtContent>
          </w:sdt>
        </w:p>
      </w:sdtContent>
    </w:sdt>
    <w:sdt>
      <w:sdtPr>
        <w:id w:val="2000028019"/>
        <w:tag w:val="goog_rdk_2433"/>
      </w:sdtPr>
      <w:sdtContent>
        <w:p w:rsidR="00000000" w:rsidDel="00000000" w:rsidP="00000000" w:rsidRDefault="00000000" w:rsidRPr="00000000" w14:paraId="00000217">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568470386"/>
              <w:tag w:val="goog_rdk_242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991247909"/>
              <w:tag w:val="goog_rdk_2429"/>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DOCTYPE</w:t>
              </w:r>
            </w:sdtContent>
          </w:sdt>
          <w:sdt>
            <w:sdtPr>
              <w:id w:val="-915553558"/>
              <w:tag w:val="goog_rdk_243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084270962"/>
              <w:tag w:val="goog_rdk_2431"/>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html</w:t>
              </w:r>
            </w:sdtContent>
          </w:sdt>
          <w:sdt>
            <w:sdtPr>
              <w:id w:val="-1760751041"/>
              <w:tag w:val="goog_rdk_243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921783877"/>
        <w:tag w:val="goog_rdk_2441"/>
      </w:sdtPr>
      <w:sdtContent>
        <w:p w:rsidR="00000000" w:rsidDel="00000000" w:rsidP="00000000" w:rsidRDefault="00000000" w:rsidRPr="00000000" w14:paraId="00000218">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133532726"/>
              <w:tag w:val="goog_rdk_243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837938524"/>
              <w:tag w:val="goog_rdk_2435"/>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1937946677"/>
              <w:tag w:val="goog_rdk_243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216116510"/>
              <w:tag w:val="goog_rdk_2437"/>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lang</w:t>
              </w:r>
            </w:sdtContent>
          </w:sdt>
          <w:sdt>
            <w:sdtPr>
              <w:id w:val="2088333069"/>
              <w:tag w:val="goog_rdk_243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083582897"/>
              <w:tag w:val="goog_rdk_2439"/>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"en"</w:t>
              </w:r>
            </w:sdtContent>
          </w:sdt>
          <w:sdt>
            <w:sdtPr>
              <w:id w:val="1133805777"/>
              <w:tag w:val="goog_rdk_244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90534109"/>
        <w:tag w:val="goog_rdk_2445"/>
      </w:sdtPr>
      <w:sdtContent>
        <w:p w:rsidR="00000000" w:rsidDel="00000000" w:rsidP="00000000" w:rsidRDefault="00000000" w:rsidRPr="00000000" w14:paraId="00000219">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02480504"/>
              <w:tag w:val="goog_rdk_244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51016582"/>
              <w:tag w:val="goog_rdk_244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360443105"/>
              <w:tag w:val="goog_rdk_244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480352616"/>
        <w:tag w:val="goog_rdk_2454"/>
      </w:sdtPr>
      <w:sdtContent>
        <w:p w:rsidR="00000000" w:rsidDel="00000000" w:rsidP="00000000" w:rsidRDefault="00000000" w:rsidRPr="00000000" w14:paraId="0000021A">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131900542"/>
              <w:tag w:val="goog_rdk_244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057578628"/>
              <w:tag w:val="goog_rdk_244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104741656"/>
              <w:tag w:val="goog_rdk_244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1394718086"/>
              <w:tag w:val="goog_rdk_244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491363499"/>
              <w:tag w:val="goog_rdk_2450"/>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charset</w:t>
              </w:r>
            </w:sdtContent>
          </w:sdt>
          <w:sdt>
            <w:sdtPr>
              <w:id w:val="1101480264"/>
              <w:tag w:val="goog_rdk_245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787434396"/>
              <w:tag w:val="goog_rdk_2452"/>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"UTF-8"</w:t>
              </w:r>
            </w:sdtContent>
          </w:sdt>
          <w:sdt>
            <w:sdtPr>
              <w:id w:val="-674640778"/>
              <w:tag w:val="goog_rdk_245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604242103"/>
        <w:tag w:val="goog_rdk_2467"/>
      </w:sdtPr>
      <w:sdtContent>
        <w:p w:rsidR="00000000" w:rsidDel="00000000" w:rsidP="00000000" w:rsidRDefault="00000000" w:rsidRPr="00000000" w14:paraId="0000021B">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46175011"/>
              <w:tag w:val="goog_rdk_245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224689251"/>
              <w:tag w:val="goog_rdk_245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405174437"/>
              <w:tag w:val="goog_rdk_2457"/>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1991311776"/>
              <w:tag w:val="goog_rdk_245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47063182"/>
              <w:tag w:val="goog_rdk_2459"/>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name</w:t>
              </w:r>
            </w:sdtContent>
          </w:sdt>
          <w:sdt>
            <w:sdtPr>
              <w:id w:val="-189892471"/>
              <w:tag w:val="goog_rdk_246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749109010"/>
              <w:tag w:val="goog_rdk_2461"/>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"viewport"</w:t>
              </w:r>
            </w:sdtContent>
          </w:sdt>
          <w:sdt>
            <w:sdtPr>
              <w:id w:val="-1619178146"/>
              <w:tag w:val="goog_rdk_246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180969103"/>
              <w:tag w:val="goog_rdk_2463"/>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content</w:t>
              </w:r>
            </w:sdtContent>
          </w:sdt>
          <w:sdt>
            <w:sdtPr>
              <w:id w:val="877559996"/>
              <w:tag w:val="goog_rdk_246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846754007"/>
              <w:tag w:val="goog_rdk_2465"/>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"width=device-width, initial-scale=1.0"</w:t>
              </w:r>
            </w:sdtContent>
          </w:sdt>
          <w:sdt>
            <w:sdtPr>
              <w:id w:val="411019000"/>
              <w:tag w:val="goog_rdk_246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265299657"/>
        <w:tag w:val="goog_rdk_2476"/>
      </w:sdtPr>
      <w:sdtContent>
        <w:p w:rsidR="00000000" w:rsidDel="00000000" w:rsidP="00000000" w:rsidRDefault="00000000" w:rsidRPr="00000000" w14:paraId="0000021C">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446241368"/>
              <w:tag w:val="goog_rdk_246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586092535"/>
              <w:tag w:val="goog_rdk_246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837315083"/>
              <w:tag w:val="goog_rdk_247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344757830"/>
              <w:tag w:val="goog_rdk_247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546810700"/>
              <w:tag w:val="goog_rdk_247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Document</w:t>
              </w:r>
            </w:sdtContent>
          </w:sdt>
          <w:sdt>
            <w:sdtPr>
              <w:id w:val="-1762344823"/>
              <w:tag w:val="goog_rdk_247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350499792"/>
              <w:tag w:val="goog_rdk_247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817517120"/>
              <w:tag w:val="goog_rdk_247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269544334"/>
        <w:tag w:val="goog_rdk_2480"/>
      </w:sdtPr>
      <w:sdtContent>
        <w:p w:rsidR="00000000" w:rsidDel="00000000" w:rsidP="00000000" w:rsidRDefault="00000000" w:rsidRPr="00000000" w14:paraId="0000021D">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471653681"/>
              <w:tag w:val="goog_rdk_247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95692141"/>
              <w:tag w:val="goog_rdk_247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1484060997"/>
              <w:tag w:val="goog_rdk_247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344625784"/>
        <w:tag w:val="goog_rdk_2484"/>
      </w:sdtPr>
      <w:sdtContent>
        <w:p w:rsidR="00000000" w:rsidDel="00000000" w:rsidP="00000000" w:rsidRDefault="00000000" w:rsidRPr="00000000" w14:paraId="0000021E">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5964689"/>
              <w:tag w:val="goog_rdk_248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54339654"/>
              <w:tag w:val="goog_rdk_248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65489833"/>
              <w:tag w:val="goog_rdk_248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419291566"/>
        <w:tag w:val="goog_rdk_2493"/>
      </w:sdtPr>
      <w:sdtContent>
        <w:p w:rsidR="00000000" w:rsidDel="00000000" w:rsidP="00000000" w:rsidRDefault="00000000" w:rsidRPr="00000000" w14:paraId="0000021F">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529557430"/>
              <w:tag w:val="goog_rdk_248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624877090"/>
              <w:tag w:val="goog_rdk_248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790615242"/>
              <w:tag w:val="goog_rdk_2487"/>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div</w:t>
              </w:r>
            </w:sdtContent>
          </w:sdt>
          <w:sdt>
            <w:sdtPr>
              <w:id w:val="-2101071555"/>
              <w:tag w:val="goog_rdk_248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27525725"/>
              <w:tag w:val="goog_rdk_2489"/>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class</w:t>
              </w:r>
            </w:sdtContent>
          </w:sdt>
          <w:sdt>
            <w:sdtPr>
              <w:id w:val="1335314078"/>
              <w:tag w:val="goog_rdk_249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2052945500"/>
              <w:tag w:val="goog_rdk_2491"/>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"lista-favoritos"</w:t>
              </w:r>
            </w:sdtContent>
          </w:sdt>
          <w:sdt>
            <w:sdtPr>
              <w:id w:val="-336028582"/>
              <w:tag w:val="goog_rdk_249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769457913"/>
        <w:tag w:val="goog_rdk_2498"/>
      </w:sdtPr>
      <w:sdtContent>
        <w:p w:rsidR="00000000" w:rsidDel="00000000" w:rsidP="00000000" w:rsidRDefault="00000000" w:rsidRPr="00000000" w14:paraId="00000220">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96129994"/>
              <w:tag w:val="goog_rdk_249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515217759"/>
              <w:tag w:val="goog_rdk_249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18439257"/>
              <w:tag w:val="goog_rdk_249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ol</w:t>
              </w:r>
            </w:sdtContent>
          </w:sdt>
          <w:sdt>
            <w:sdtPr>
              <w:id w:val="-74487106"/>
              <w:tag w:val="goog_rdk_249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017018878"/>
        <w:tag w:val="goog_rdk_2507"/>
      </w:sdtPr>
      <w:sdtContent>
        <w:p w:rsidR="00000000" w:rsidDel="00000000" w:rsidP="00000000" w:rsidRDefault="00000000" w:rsidRPr="00000000" w14:paraId="00000221">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111125786"/>
              <w:tag w:val="goog_rdk_249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862836331"/>
              <w:tag w:val="goog_rdk_250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01696013"/>
              <w:tag w:val="goog_rdk_250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w:t>
              </w:r>
            </w:sdtContent>
          </w:sdt>
          <w:sdt>
            <w:sdtPr>
              <w:id w:val="-1453603186"/>
              <w:tag w:val="goog_rdk_250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47541901"/>
              <w:tag w:val="goog_rdk_250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Python</w:t>
              </w:r>
            </w:sdtContent>
          </w:sdt>
          <w:sdt>
            <w:sdtPr>
              <w:id w:val="-1260334785"/>
              <w:tag w:val="goog_rdk_250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412153109"/>
              <w:tag w:val="goog_rdk_2505"/>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w:t>
              </w:r>
            </w:sdtContent>
          </w:sdt>
          <w:sdt>
            <w:sdtPr>
              <w:id w:val="-523715132"/>
              <w:tag w:val="goog_rdk_250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677706671"/>
        <w:tag w:val="goog_rdk_2516"/>
      </w:sdtPr>
      <w:sdtContent>
        <w:p w:rsidR="00000000" w:rsidDel="00000000" w:rsidP="00000000" w:rsidRDefault="00000000" w:rsidRPr="00000000" w14:paraId="00000222">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229861131"/>
              <w:tag w:val="goog_rdk_250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698441692"/>
              <w:tag w:val="goog_rdk_250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71939229"/>
              <w:tag w:val="goog_rdk_251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w:t>
              </w:r>
            </w:sdtContent>
          </w:sdt>
          <w:sdt>
            <w:sdtPr>
              <w:id w:val="273027578"/>
              <w:tag w:val="goog_rdk_251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780662001"/>
              <w:tag w:val="goog_rdk_251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Dart</w:t>
              </w:r>
            </w:sdtContent>
          </w:sdt>
          <w:sdt>
            <w:sdtPr>
              <w:id w:val="727135270"/>
              <w:tag w:val="goog_rdk_251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912645117"/>
              <w:tag w:val="goog_rdk_251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w:t>
              </w:r>
            </w:sdtContent>
          </w:sdt>
          <w:sdt>
            <w:sdtPr>
              <w:id w:val="125202652"/>
              <w:tag w:val="goog_rdk_251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516106803"/>
        <w:tag w:val="goog_rdk_2525"/>
      </w:sdtPr>
      <w:sdtContent>
        <w:p w:rsidR="00000000" w:rsidDel="00000000" w:rsidP="00000000" w:rsidRDefault="00000000" w:rsidRPr="00000000" w14:paraId="00000223">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974831710"/>
              <w:tag w:val="goog_rdk_251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438900479"/>
              <w:tag w:val="goog_rdk_251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443229447"/>
              <w:tag w:val="goog_rdk_2519"/>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w:t>
              </w:r>
            </w:sdtContent>
          </w:sdt>
          <w:sdt>
            <w:sdtPr>
              <w:id w:val="-675039873"/>
              <w:tag w:val="goog_rdk_252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062542437"/>
              <w:tag w:val="goog_rdk_252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JavaScript</w:t>
              </w:r>
            </w:sdtContent>
          </w:sdt>
          <w:sdt>
            <w:sdtPr>
              <w:id w:val="2054961425"/>
              <w:tag w:val="goog_rdk_252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33456625"/>
              <w:tag w:val="goog_rdk_252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w:t>
              </w:r>
            </w:sdtContent>
          </w:sdt>
          <w:sdt>
            <w:sdtPr>
              <w:id w:val="1085673692"/>
              <w:tag w:val="goog_rdk_252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703739489"/>
        <w:tag w:val="goog_rdk_2530"/>
      </w:sdtPr>
      <w:sdtContent>
        <w:p w:rsidR="00000000" w:rsidDel="00000000" w:rsidP="00000000" w:rsidRDefault="00000000" w:rsidRPr="00000000" w14:paraId="00000224">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442857382"/>
              <w:tag w:val="goog_rdk_252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96910343"/>
              <w:tag w:val="goog_rdk_252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066682913"/>
              <w:tag w:val="goog_rdk_252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ol</w:t>
              </w:r>
            </w:sdtContent>
          </w:sdt>
          <w:sdt>
            <w:sdtPr>
              <w:id w:val="1541434628"/>
              <w:tag w:val="goog_rdk_252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4940753"/>
        <w:tag w:val="goog_rdk_2534"/>
      </w:sdtPr>
      <w:sdtContent>
        <w:p w:rsidR="00000000" w:rsidDel="00000000" w:rsidP="00000000" w:rsidRDefault="00000000" w:rsidRPr="00000000" w14:paraId="00000225">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849732028"/>
              <w:tag w:val="goog_rdk_253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835695805"/>
              <w:tag w:val="goog_rdk_253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div</w:t>
              </w:r>
            </w:sdtContent>
          </w:sdt>
          <w:sdt>
            <w:sdtPr>
              <w:id w:val="-418112680"/>
              <w:tag w:val="goog_rdk_253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421771204"/>
        <w:tag w:val="goog_rdk_2538"/>
      </w:sdtPr>
      <w:sdtContent>
        <w:p w:rsidR="00000000" w:rsidDel="00000000" w:rsidP="00000000" w:rsidRDefault="00000000" w:rsidRPr="00000000" w14:paraId="00000226">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132832662"/>
              <w:tag w:val="goog_rdk_253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52026649"/>
              <w:tag w:val="goog_rdk_253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306675305"/>
              <w:tag w:val="goog_rdk_253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287340972"/>
        <w:tag w:val="goog_rdk_2542"/>
      </w:sdtPr>
      <w:sdtContent>
        <w:p w:rsidR="00000000" w:rsidDel="00000000" w:rsidP="00000000" w:rsidRDefault="00000000" w:rsidRPr="00000000" w14:paraId="00000227">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587803893"/>
              <w:tag w:val="goog_rdk_253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030480270"/>
              <w:tag w:val="goog_rdk_254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511854871"/>
              <w:tag w:val="goog_rdk_254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483180363"/>
        <w:tag w:val="goog_rdk_2544"/>
      </w:sdtPr>
      <w:sdtContent>
        <w:p w:rsidR="00000000" w:rsidDel="00000000" w:rsidP="00000000" w:rsidRDefault="00000000" w:rsidRPr="00000000" w14:paraId="00000228">
          <w:pPr>
            <w:rPr>
              <w:rPrChange w:author="Angie Verónica Carvajal cardona" w:id="3" w:date="2026-05-15T13:45:02Z">
                <w:rPr/>
              </w:rPrChange>
            </w:rPr>
          </w:pPr>
          <w:sdt>
            <w:sdtPr>
              <w:id w:val="-631516708"/>
              <w:tag w:val="goog_rdk_2543"/>
            </w:sdtPr>
            <w:sdtContent>
              <w:r w:rsidDel="00000000" w:rsidR="00000000" w:rsidRPr="00000000">
                <w:rPr>
                  <w:rtl w:val="0"/>
                </w:rPr>
              </w:r>
            </w:sdtContent>
          </w:sdt>
        </w:p>
      </w:sdtContent>
    </w:sdt>
    <w:sdt>
      <w:sdtPr>
        <w:id w:val="1183557496"/>
        <w:tag w:val="goog_rdk_2548"/>
      </w:sdtPr>
      <w:sdtContent>
        <w:p w:rsidR="00000000" w:rsidDel="00000000" w:rsidP="00000000" w:rsidRDefault="00000000" w:rsidRPr="00000000" w14:paraId="00000229">
          <w:pPr>
            <w:pStyle w:val="Heading2"/>
            <w:rPr>
              <w:ins w:author="Angie Verónica Carvajal cardona" w:id="6" w:date="2026-05-15T13:46:12Z"/>
              <w:rPrChange w:author="Angie Verónica Carvajal cardona" w:id="3" w:date="2026-05-15T13:45:02Z">
                <w:rPr/>
              </w:rPrChange>
            </w:rPr>
          </w:pPr>
          <w:sdt>
            <w:sdtPr>
              <w:id w:val="1136999689"/>
              <w:tag w:val="goog_rdk_2546"/>
            </w:sdtPr>
            <w:sdtContent>
              <w:ins w:author="Angie Verónica Carvajal cardona" w:id="6" w:date="2026-05-15T13:46:12Z">
                <w:r w:rsidDel="00000000" w:rsidR="00000000" w:rsidRPr="00000000">
                  <w:rPr>
                    <w:rPrChange w:author="Angie Verónica Carvajal cardona" w:id="3" w:date="2026-05-15T13:45:02Z">
                      <w:rPr/>
                    </w:rPrChange>
                  </w:rPr>
                  <w:drawing>
                    <wp:inline distB="114300" distT="114300" distL="114300" distR="114300">
                      <wp:extent cx="6301105" cy="1879600"/>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301105" cy="1879600"/>
                              </a:xfrm>
                              <a:prstGeom prst="rect"/>
                              <a:ln/>
                            </pic:spPr>
                          </pic:pic>
                        </a:graphicData>
                      </a:graphic>
                    </wp:inline>
                  </w:drawing>
                </w:r>
              </w:ins>
              <w:sdt>
                <w:sdtPr>
                  <w:id w:val="280078720"/>
                  <w:tag w:val="goog_rdk_2547"/>
                </w:sdtPr>
                <w:sdtContent>
                  <w:ins w:author="Angie Verónica Carvajal cardona" w:id="6" w:date="2026-05-15T13:46:12Z">
                    <w:r w:rsidDel="00000000" w:rsidR="00000000" w:rsidRPr="00000000">
                      <w:rPr>
                        <w:rtl w:val="0"/>
                      </w:rPr>
                    </w:r>
                  </w:ins>
                </w:sdtContent>
              </w:sdt>
              <w:ins w:author="Angie Verónica Carvajal cardona" w:id="6" w:date="2026-05-15T13:46:12Z">
                <w:bookmarkStart w:colFirst="0" w:colLast="0" w:name="_heading=h.9v2eyfzd9qbj" w:id="24"/>
                <w:bookmarkEnd w:id="24"/>
              </w:ins>
            </w:sdtContent>
          </w:sdt>
        </w:p>
      </w:sdtContent>
    </w:sdt>
    <w:sdt>
      <w:sdtPr>
        <w:id w:val="-831532374"/>
        <w:tag w:val="goog_rdk_2550"/>
      </w:sdtPr>
      <w:sdtContent>
        <w:p w:rsidR="00000000" w:rsidDel="00000000" w:rsidP="00000000" w:rsidRDefault="00000000" w:rsidRPr="00000000" w14:paraId="0000022A">
          <w:pPr>
            <w:pStyle w:val="Heading2"/>
            <w:rPr>
              <w:rPrChange w:author="Angie Verónica Carvajal cardona" w:id="3" w:date="2026-05-15T13:45:02Z">
                <w:rPr/>
              </w:rPrChange>
            </w:rPr>
          </w:pPr>
          <w:bookmarkStart w:colFirst="0" w:colLast="0" w:name="_heading=h.3tua09p6wd7h" w:id="25"/>
          <w:bookmarkEnd w:id="25"/>
          <w:sdt>
            <w:sdtPr>
              <w:id w:val="1229271079"/>
              <w:tag w:val="goog_rdk_2549"/>
            </w:sdtPr>
            <w:sdtContent>
              <w:r w:rsidDel="00000000" w:rsidR="00000000" w:rsidRPr="00000000">
                <w:rPr>
                  <w:rtl w:val="0"/>
                  <w:rPrChange w:author="Angie Verónica Carvajal cardona" w:id="3" w:date="2026-05-15T13:45:02Z">
                    <w:rPr/>
                  </w:rPrChange>
                </w:rPr>
                <w:t xml:space="preserve">18. Enlaces (Links):</w:t>
              </w:r>
            </w:sdtContent>
          </w:sdt>
        </w:p>
      </w:sdtContent>
    </w:sdt>
    <w:sdt>
      <w:sdtPr>
        <w:id w:val="1527921378"/>
        <w:tag w:val="goog_rdk_2556"/>
      </w:sdtPr>
      <w:sdtContent>
        <w:p w:rsidR="00000000" w:rsidDel="00000000" w:rsidP="00000000" w:rsidRDefault="00000000" w:rsidRPr="00000000" w14:paraId="0000022B">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896283129"/>
              <w:tag w:val="goog_rdk_255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039315719"/>
              <w:tag w:val="goog_rdk_255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DOCTYPE</w:t>
              </w:r>
            </w:sdtContent>
          </w:sdt>
          <w:sdt>
            <w:sdtPr>
              <w:id w:val="-297118163"/>
              <w:tag w:val="goog_rdk_255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45559563"/>
              <w:tag w:val="goog_rdk_2554"/>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html</w:t>
              </w:r>
            </w:sdtContent>
          </w:sdt>
          <w:sdt>
            <w:sdtPr>
              <w:id w:val="-1544296521"/>
              <w:tag w:val="goog_rdk_255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895371907"/>
        <w:tag w:val="goog_rdk_2564"/>
      </w:sdtPr>
      <w:sdtContent>
        <w:p w:rsidR="00000000" w:rsidDel="00000000" w:rsidP="00000000" w:rsidRDefault="00000000" w:rsidRPr="00000000" w14:paraId="0000022C">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615853945"/>
              <w:tag w:val="goog_rdk_255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205579839"/>
              <w:tag w:val="goog_rdk_255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505242920"/>
              <w:tag w:val="goog_rdk_255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928020541"/>
              <w:tag w:val="goog_rdk_2560"/>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lang</w:t>
              </w:r>
            </w:sdtContent>
          </w:sdt>
          <w:sdt>
            <w:sdtPr>
              <w:id w:val="-1513752983"/>
              <w:tag w:val="goog_rdk_256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21115657"/>
              <w:tag w:val="goog_rdk_2562"/>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"en"</w:t>
              </w:r>
            </w:sdtContent>
          </w:sdt>
          <w:sdt>
            <w:sdtPr>
              <w:id w:val="-191666178"/>
              <w:tag w:val="goog_rdk_256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708135207"/>
        <w:tag w:val="goog_rdk_2568"/>
      </w:sdtPr>
      <w:sdtContent>
        <w:p w:rsidR="00000000" w:rsidDel="00000000" w:rsidP="00000000" w:rsidRDefault="00000000" w:rsidRPr="00000000" w14:paraId="0000022D">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093244417"/>
              <w:tag w:val="goog_rdk_256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55368847"/>
              <w:tag w:val="goog_rdk_256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1550878554"/>
              <w:tag w:val="goog_rdk_256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709730087"/>
        <w:tag w:val="goog_rdk_2577"/>
      </w:sdtPr>
      <w:sdtContent>
        <w:p w:rsidR="00000000" w:rsidDel="00000000" w:rsidP="00000000" w:rsidRDefault="00000000" w:rsidRPr="00000000" w14:paraId="0000022E">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560830645"/>
              <w:tag w:val="goog_rdk_256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80291987"/>
              <w:tag w:val="goog_rdk_257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608211133"/>
              <w:tag w:val="goog_rdk_257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205849422"/>
              <w:tag w:val="goog_rdk_257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977709620"/>
              <w:tag w:val="goog_rdk_2573"/>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charset</w:t>
              </w:r>
            </w:sdtContent>
          </w:sdt>
          <w:sdt>
            <w:sdtPr>
              <w:id w:val="-1308532553"/>
              <w:tag w:val="goog_rdk_257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347168448"/>
              <w:tag w:val="goog_rdk_2575"/>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"UTF-8"</w:t>
              </w:r>
            </w:sdtContent>
          </w:sdt>
          <w:sdt>
            <w:sdtPr>
              <w:id w:val="419407906"/>
              <w:tag w:val="goog_rdk_257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143257386"/>
        <w:tag w:val="goog_rdk_2590"/>
      </w:sdtPr>
      <w:sdtContent>
        <w:p w:rsidR="00000000" w:rsidDel="00000000" w:rsidP="00000000" w:rsidRDefault="00000000" w:rsidRPr="00000000" w14:paraId="0000022F">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876603778"/>
              <w:tag w:val="goog_rdk_257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49117081"/>
              <w:tag w:val="goog_rdk_257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730222364"/>
              <w:tag w:val="goog_rdk_258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914194939"/>
              <w:tag w:val="goog_rdk_258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2790325"/>
              <w:tag w:val="goog_rdk_2582"/>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name</w:t>
              </w:r>
            </w:sdtContent>
          </w:sdt>
          <w:sdt>
            <w:sdtPr>
              <w:id w:val="-2029883849"/>
              <w:tag w:val="goog_rdk_258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915985085"/>
              <w:tag w:val="goog_rdk_2584"/>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"viewport"</w:t>
              </w:r>
            </w:sdtContent>
          </w:sdt>
          <w:sdt>
            <w:sdtPr>
              <w:id w:val="1959484215"/>
              <w:tag w:val="goog_rdk_258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688032"/>
              <w:tag w:val="goog_rdk_2586"/>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content</w:t>
              </w:r>
            </w:sdtContent>
          </w:sdt>
          <w:sdt>
            <w:sdtPr>
              <w:id w:val="-1605209662"/>
              <w:tag w:val="goog_rdk_258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655026786"/>
              <w:tag w:val="goog_rdk_2588"/>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"width=device-width, initial-scale=1.0"</w:t>
              </w:r>
            </w:sdtContent>
          </w:sdt>
          <w:sdt>
            <w:sdtPr>
              <w:id w:val="-934944086"/>
              <w:tag w:val="goog_rdk_258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291744802"/>
        <w:tag w:val="goog_rdk_2599"/>
      </w:sdtPr>
      <w:sdtContent>
        <w:p w:rsidR="00000000" w:rsidDel="00000000" w:rsidP="00000000" w:rsidRDefault="00000000" w:rsidRPr="00000000" w14:paraId="00000230">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628951082"/>
              <w:tag w:val="goog_rdk_259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256606271"/>
              <w:tag w:val="goog_rdk_259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767103551"/>
              <w:tag w:val="goog_rdk_259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37486895"/>
              <w:tag w:val="goog_rdk_259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496606006"/>
              <w:tag w:val="goog_rdk_259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Document</w:t>
              </w:r>
            </w:sdtContent>
          </w:sdt>
          <w:sdt>
            <w:sdtPr>
              <w:id w:val="-566616263"/>
              <w:tag w:val="goog_rdk_259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021388028"/>
              <w:tag w:val="goog_rdk_2597"/>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88237970"/>
              <w:tag w:val="goog_rdk_259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82905142"/>
        <w:tag w:val="goog_rdk_2603"/>
      </w:sdtPr>
      <w:sdtContent>
        <w:p w:rsidR="00000000" w:rsidDel="00000000" w:rsidP="00000000" w:rsidRDefault="00000000" w:rsidRPr="00000000" w14:paraId="00000231">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131078407"/>
              <w:tag w:val="goog_rdk_260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44172787"/>
              <w:tag w:val="goog_rdk_260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661219460"/>
              <w:tag w:val="goog_rdk_260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611393478"/>
        <w:tag w:val="goog_rdk_2607"/>
      </w:sdtPr>
      <w:sdtContent>
        <w:p w:rsidR="00000000" w:rsidDel="00000000" w:rsidP="00000000" w:rsidRDefault="00000000" w:rsidRPr="00000000" w14:paraId="00000232">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351380639"/>
              <w:tag w:val="goog_rdk_260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814428690"/>
              <w:tag w:val="goog_rdk_2605"/>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222957719"/>
              <w:tag w:val="goog_rdk_260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550056632"/>
        <w:tag w:val="goog_rdk_2624"/>
      </w:sdtPr>
      <w:sdtContent>
        <w:p w:rsidR="00000000" w:rsidDel="00000000" w:rsidP="00000000" w:rsidRDefault="00000000" w:rsidRPr="00000000" w14:paraId="00000233">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303765624"/>
              <w:tag w:val="goog_rdk_260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255883636"/>
              <w:tag w:val="goog_rdk_260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715352239"/>
              <w:tag w:val="goog_rdk_261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a</w:t>
              </w:r>
            </w:sdtContent>
          </w:sdt>
          <w:sdt>
            <w:sdtPr>
              <w:id w:val="498335035"/>
              <w:tag w:val="goog_rdk_261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024822154"/>
              <w:tag w:val="goog_rdk_2612"/>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href</w:t>
              </w:r>
            </w:sdtContent>
          </w:sdt>
          <w:sdt>
            <w:sdtPr>
              <w:id w:val="520319907"/>
              <w:tag w:val="goog_rdk_261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718193997"/>
              <w:tag w:val="goog_rdk_2614"/>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"https://www.google.com"</w:t>
              </w:r>
            </w:sdtContent>
          </w:sdt>
          <w:sdt>
            <w:sdtPr>
              <w:id w:val="-556419728"/>
              <w:tag w:val="goog_rdk_261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053876070"/>
              <w:tag w:val="goog_rdk_2616"/>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target</w:t>
              </w:r>
            </w:sdtContent>
          </w:sdt>
          <w:sdt>
            <w:sdtPr>
              <w:id w:val="-1142405878"/>
              <w:tag w:val="goog_rdk_261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874744527"/>
              <w:tag w:val="goog_rdk_2618"/>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"_blank"</w:t>
              </w:r>
            </w:sdtContent>
          </w:sdt>
          <w:sdt>
            <w:sdtPr>
              <w:id w:val="2135244894"/>
              <w:tag w:val="goog_rdk_261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663778335"/>
              <w:tag w:val="goog_rdk_262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Visitar Google</w:t>
              </w:r>
            </w:sdtContent>
          </w:sdt>
          <w:sdt>
            <w:sdtPr>
              <w:id w:val="256195844"/>
              <w:tag w:val="goog_rdk_262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476994649"/>
              <w:tag w:val="goog_rdk_262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a</w:t>
              </w:r>
            </w:sdtContent>
          </w:sdt>
          <w:sdt>
            <w:sdtPr>
              <w:id w:val="-3339610"/>
              <w:tag w:val="goog_rdk_262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785751639"/>
        <w:tag w:val="goog_rdk_2628"/>
      </w:sdtPr>
      <w:sdtContent>
        <w:p w:rsidR="00000000" w:rsidDel="00000000" w:rsidP="00000000" w:rsidRDefault="00000000" w:rsidRPr="00000000" w14:paraId="00000234">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606451502"/>
              <w:tag w:val="goog_rdk_262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026643557"/>
              <w:tag w:val="goog_rdk_262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104343746"/>
              <w:tag w:val="goog_rdk_262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457966131"/>
        <w:tag w:val="goog_rdk_2632"/>
      </w:sdtPr>
      <w:sdtContent>
        <w:p w:rsidR="00000000" w:rsidDel="00000000" w:rsidP="00000000" w:rsidRDefault="00000000" w:rsidRPr="00000000" w14:paraId="00000235">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593048413"/>
              <w:tag w:val="goog_rdk_262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125068296"/>
              <w:tag w:val="goog_rdk_263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1258537332"/>
              <w:tag w:val="goog_rdk_263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208707286"/>
        <w:tag w:val="goog_rdk_2634"/>
      </w:sdtPr>
      <w:sdtContent>
        <w:p w:rsidR="00000000" w:rsidDel="00000000" w:rsidP="00000000" w:rsidRDefault="00000000" w:rsidRPr="00000000" w14:paraId="00000236">
          <w:pPr>
            <w:rPr>
              <w:rPrChange w:author="Angie Verónica Carvajal cardona" w:id="3" w:date="2026-05-15T13:45:02Z">
                <w:rPr/>
              </w:rPrChange>
            </w:rPr>
          </w:pPr>
          <w:sdt>
            <w:sdtPr>
              <w:id w:val="1868122816"/>
              <w:tag w:val="goog_rdk_2633"/>
            </w:sdtPr>
            <w:sdtContent>
              <w:r w:rsidDel="00000000" w:rsidR="00000000" w:rsidRPr="00000000">
                <w:rPr>
                  <w:rtl w:val="0"/>
                </w:rPr>
              </w:r>
            </w:sdtContent>
          </w:sdt>
        </w:p>
      </w:sdtContent>
    </w:sdt>
    <w:sdt>
      <w:sdtPr>
        <w:id w:val="464126132"/>
        <w:tag w:val="goog_rdk_2638"/>
      </w:sdtPr>
      <w:sdtContent>
        <w:p w:rsidR="00000000" w:rsidDel="00000000" w:rsidP="00000000" w:rsidRDefault="00000000" w:rsidRPr="00000000" w14:paraId="00000237">
          <w:pPr>
            <w:pStyle w:val="Heading2"/>
            <w:rPr>
              <w:ins w:author="Angie Verónica Carvajal cardona" w:id="7" w:date="2026-05-15T13:46:44Z"/>
              <w:rPrChange w:author="Angie Verónica Carvajal cardona" w:id="3" w:date="2026-05-15T13:45:02Z">
                <w:rPr/>
              </w:rPrChange>
            </w:rPr>
          </w:pPr>
          <w:sdt>
            <w:sdtPr>
              <w:id w:val="-313540595"/>
              <w:tag w:val="goog_rdk_2636"/>
            </w:sdtPr>
            <w:sdtContent>
              <w:ins w:author="Angie Verónica Carvajal cardona" w:id="7" w:date="2026-05-15T13:46:44Z">
                <w:r w:rsidDel="00000000" w:rsidR="00000000" w:rsidRPr="00000000">
                  <w:rPr>
                    <w:rPrChange w:author="Angie Verónica Carvajal cardona" w:id="3" w:date="2026-05-15T13:45:02Z">
                      <w:rPr/>
                    </w:rPrChange>
                  </w:rPr>
                  <w:drawing>
                    <wp:inline distB="114300" distT="114300" distL="114300" distR="114300">
                      <wp:extent cx="6301105" cy="207010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301105" cy="2070100"/>
                              </a:xfrm>
                              <a:prstGeom prst="rect"/>
                              <a:ln/>
                            </pic:spPr>
                          </pic:pic>
                        </a:graphicData>
                      </a:graphic>
                    </wp:inline>
                  </w:drawing>
                </w:r>
              </w:ins>
              <w:sdt>
                <w:sdtPr>
                  <w:id w:val="721007689"/>
                  <w:tag w:val="goog_rdk_2637"/>
                </w:sdtPr>
                <w:sdtContent>
                  <w:ins w:author="Angie Verónica Carvajal cardona" w:id="7" w:date="2026-05-15T13:46:44Z">
                    <w:r w:rsidDel="00000000" w:rsidR="00000000" w:rsidRPr="00000000">
                      <w:rPr>
                        <w:rtl w:val="0"/>
                      </w:rPr>
                    </w:r>
                  </w:ins>
                </w:sdtContent>
              </w:sdt>
              <w:ins w:author="Angie Verónica Carvajal cardona" w:id="7" w:date="2026-05-15T13:46:44Z">
                <w:bookmarkStart w:colFirst="0" w:colLast="0" w:name="_heading=h.7pcrsztbfz4z" w:id="26"/>
                <w:bookmarkEnd w:id="26"/>
              </w:ins>
            </w:sdtContent>
          </w:sdt>
        </w:p>
      </w:sdtContent>
    </w:sdt>
    <w:sdt>
      <w:sdtPr>
        <w:id w:val="1794030915"/>
        <w:tag w:val="goog_rdk_2640"/>
      </w:sdtPr>
      <w:sdtContent>
        <w:p w:rsidR="00000000" w:rsidDel="00000000" w:rsidP="00000000" w:rsidRDefault="00000000" w:rsidRPr="00000000" w14:paraId="00000238">
          <w:pPr>
            <w:pStyle w:val="Heading2"/>
            <w:rPr>
              <w:rPrChange w:author="Angie Verónica Carvajal cardona" w:id="3" w:date="2026-05-15T13:45:02Z">
                <w:rPr/>
              </w:rPrChange>
            </w:rPr>
          </w:pPr>
          <w:bookmarkStart w:colFirst="0" w:colLast="0" w:name="_heading=h.r6j5wm573fw" w:id="27"/>
          <w:bookmarkEnd w:id="27"/>
          <w:sdt>
            <w:sdtPr>
              <w:id w:val="-1669365572"/>
              <w:tag w:val="goog_rdk_2639"/>
            </w:sdtPr>
            <w:sdtContent>
              <w:r w:rsidDel="00000000" w:rsidR="00000000" w:rsidRPr="00000000">
                <w:rPr>
                  <w:rtl w:val="0"/>
                  <w:rPrChange w:author="Angie Verónica Carvajal cardona" w:id="3" w:date="2026-05-15T13:45:02Z">
                    <w:rPr/>
                  </w:rPrChange>
                </w:rPr>
                <w:t xml:space="preserve">19.Imágenes básicas:</w:t>
              </w:r>
            </w:sdtContent>
          </w:sdt>
        </w:p>
      </w:sdtContent>
    </w:sdt>
    <w:sdt>
      <w:sdtPr>
        <w:id w:val="-2020885804"/>
        <w:tag w:val="goog_rdk_2646"/>
      </w:sdtPr>
      <w:sdtContent>
        <w:p w:rsidR="00000000" w:rsidDel="00000000" w:rsidP="00000000" w:rsidRDefault="00000000" w:rsidRPr="00000000" w14:paraId="00000239">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784289137"/>
              <w:tag w:val="goog_rdk_264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421927212"/>
              <w:tag w:val="goog_rdk_264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DOCTYPE</w:t>
              </w:r>
            </w:sdtContent>
          </w:sdt>
          <w:sdt>
            <w:sdtPr>
              <w:id w:val="1952487489"/>
              <w:tag w:val="goog_rdk_264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502146400"/>
              <w:tag w:val="goog_rdk_2644"/>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html</w:t>
              </w:r>
            </w:sdtContent>
          </w:sdt>
          <w:sdt>
            <w:sdtPr>
              <w:id w:val="1788205436"/>
              <w:tag w:val="goog_rdk_264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452932525"/>
        <w:tag w:val="goog_rdk_2654"/>
      </w:sdtPr>
      <w:sdtContent>
        <w:p w:rsidR="00000000" w:rsidDel="00000000" w:rsidP="00000000" w:rsidRDefault="00000000" w:rsidRPr="00000000" w14:paraId="0000023A">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362758516"/>
              <w:tag w:val="goog_rdk_264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494658614"/>
              <w:tag w:val="goog_rdk_264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1366461892"/>
              <w:tag w:val="goog_rdk_264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850942729"/>
              <w:tag w:val="goog_rdk_2650"/>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lang</w:t>
              </w:r>
            </w:sdtContent>
          </w:sdt>
          <w:sdt>
            <w:sdtPr>
              <w:id w:val="619189265"/>
              <w:tag w:val="goog_rdk_265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102191506"/>
              <w:tag w:val="goog_rdk_2652"/>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"en"</w:t>
              </w:r>
            </w:sdtContent>
          </w:sdt>
          <w:sdt>
            <w:sdtPr>
              <w:id w:val="-872106181"/>
              <w:tag w:val="goog_rdk_265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856306858"/>
        <w:tag w:val="goog_rdk_2658"/>
      </w:sdtPr>
      <w:sdtContent>
        <w:p w:rsidR="00000000" w:rsidDel="00000000" w:rsidP="00000000" w:rsidRDefault="00000000" w:rsidRPr="00000000" w14:paraId="0000023B">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20945039"/>
              <w:tag w:val="goog_rdk_265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69945649"/>
              <w:tag w:val="goog_rdk_265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2099377306"/>
              <w:tag w:val="goog_rdk_265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734861921"/>
        <w:tag w:val="goog_rdk_2667"/>
      </w:sdtPr>
      <w:sdtContent>
        <w:p w:rsidR="00000000" w:rsidDel="00000000" w:rsidP="00000000" w:rsidRDefault="00000000" w:rsidRPr="00000000" w14:paraId="0000023C">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828768354"/>
              <w:tag w:val="goog_rdk_265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320505794"/>
              <w:tag w:val="goog_rdk_266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367474701"/>
              <w:tag w:val="goog_rdk_266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795361644"/>
              <w:tag w:val="goog_rdk_266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703468483"/>
              <w:tag w:val="goog_rdk_2663"/>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charset</w:t>
              </w:r>
            </w:sdtContent>
          </w:sdt>
          <w:sdt>
            <w:sdtPr>
              <w:id w:val="-1590901846"/>
              <w:tag w:val="goog_rdk_266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083719451"/>
              <w:tag w:val="goog_rdk_2665"/>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"UTF-8"</w:t>
              </w:r>
            </w:sdtContent>
          </w:sdt>
          <w:sdt>
            <w:sdtPr>
              <w:id w:val="-1638505379"/>
              <w:tag w:val="goog_rdk_266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541721077"/>
        <w:tag w:val="goog_rdk_2680"/>
      </w:sdtPr>
      <w:sdtContent>
        <w:p w:rsidR="00000000" w:rsidDel="00000000" w:rsidP="00000000" w:rsidRDefault="00000000" w:rsidRPr="00000000" w14:paraId="0000023D">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521826909"/>
              <w:tag w:val="goog_rdk_266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474272264"/>
              <w:tag w:val="goog_rdk_266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496876140"/>
              <w:tag w:val="goog_rdk_267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1401774447"/>
              <w:tag w:val="goog_rdk_267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808658340"/>
              <w:tag w:val="goog_rdk_2672"/>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name</w:t>
              </w:r>
            </w:sdtContent>
          </w:sdt>
          <w:sdt>
            <w:sdtPr>
              <w:id w:val="1477282361"/>
              <w:tag w:val="goog_rdk_267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898242566"/>
              <w:tag w:val="goog_rdk_2674"/>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"viewport"</w:t>
              </w:r>
            </w:sdtContent>
          </w:sdt>
          <w:sdt>
            <w:sdtPr>
              <w:id w:val="-1131365210"/>
              <w:tag w:val="goog_rdk_267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77273385"/>
              <w:tag w:val="goog_rdk_2676"/>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content</w:t>
              </w:r>
            </w:sdtContent>
          </w:sdt>
          <w:sdt>
            <w:sdtPr>
              <w:id w:val="1538863860"/>
              <w:tag w:val="goog_rdk_267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681924645"/>
              <w:tag w:val="goog_rdk_2678"/>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"width=device-width, initial-scale=1.0"</w:t>
              </w:r>
            </w:sdtContent>
          </w:sdt>
          <w:sdt>
            <w:sdtPr>
              <w:id w:val="-1108724156"/>
              <w:tag w:val="goog_rdk_267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431375331"/>
        <w:tag w:val="goog_rdk_2689"/>
      </w:sdtPr>
      <w:sdtContent>
        <w:p w:rsidR="00000000" w:rsidDel="00000000" w:rsidP="00000000" w:rsidRDefault="00000000" w:rsidRPr="00000000" w14:paraId="0000023E">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495266397"/>
              <w:tag w:val="goog_rdk_268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464113410"/>
              <w:tag w:val="goog_rdk_268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70050031"/>
              <w:tag w:val="goog_rdk_2683"/>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564589322"/>
              <w:tag w:val="goog_rdk_268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2078704969"/>
              <w:tag w:val="goog_rdk_268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Document</w:t>
              </w:r>
            </w:sdtContent>
          </w:sdt>
          <w:sdt>
            <w:sdtPr>
              <w:id w:val="1720820851"/>
              <w:tag w:val="goog_rdk_268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49775509"/>
              <w:tag w:val="goog_rdk_2687"/>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1777849764"/>
              <w:tag w:val="goog_rdk_268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288920498"/>
        <w:tag w:val="goog_rdk_2693"/>
      </w:sdtPr>
      <w:sdtContent>
        <w:p w:rsidR="00000000" w:rsidDel="00000000" w:rsidP="00000000" w:rsidRDefault="00000000" w:rsidRPr="00000000" w14:paraId="0000023F">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059459781"/>
              <w:tag w:val="goog_rdk_2690"/>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033910331"/>
              <w:tag w:val="goog_rdk_2691"/>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1167276768"/>
              <w:tag w:val="goog_rdk_269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377252875"/>
        <w:tag w:val="goog_rdk_2697"/>
      </w:sdtPr>
      <w:sdtContent>
        <w:p w:rsidR="00000000" w:rsidDel="00000000" w:rsidP="00000000" w:rsidRDefault="00000000" w:rsidRPr="00000000" w14:paraId="00000240">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458552676"/>
              <w:tag w:val="goog_rdk_2694"/>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613016455"/>
              <w:tag w:val="goog_rdk_2695"/>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629442736"/>
              <w:tag w:val="goog_rdk_269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461459600"/>
        <w:tag w:val="goog_rdk_2710"/>
      </w:sdtPr>
      <w:sdtContent>
        <w:p w:rsidR="00000000" w:rsidDel="00000000" w:rsidP="00000000" w:rsidRDefault="00000000" w:rsidRPr="00000000" w14:paraId="00000241">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916842439"/>
              <w:tag w:val="goog_rdk_269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417867702"/>
              <w:tag w:val="goog_rdk_269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240027212"/>
              <w:tag w:val="goog_rdk_270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img</w:t>
              </w:r>
            </w:sdtContent>
          </w:sdt>
          <w:sdt>
            <w:sdtPr>
              <w:id w:val="2001240065"/>
              <w:tag w:val="goog_rdk_270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333980579"/>
              <w:tag w:val="goog_rdk_2702"/>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src</w:t>
              </w:r>
            </w:sdtContent>
          </w:sdt>
          <w:sdt>
            <w:sdtPr>
              <w:id w:val="-1621977189"/>
              <w:tag w:val="goog_rdk_270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476077279"/>
              <w:tag w:val="goog_rdk_2704"/>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"imagenes/WhatsApp Image 2024-12-27 at 8.51.44 PM (1).jpeg"</w:t>
              </w:r>
            </w:sdtContent>
          </w:sdt>
          <w:sdt>
            <w:sdtPr>
              <w:id w:val="-765202913"/>
              <w:tag w:val="goog_rdk_270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657641756"/>
              <w:tag w:val="goog_rdk_2706"/>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alt</w:t>
              </w:r>
            </w:sdtContent>
          </w:sdt>
          <w:sdt>
            <w:sdtPr>
              <w:id w:val="-245611059"/>
              <w:tag w:val="goog_rdk_270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792224402"/>
              <w:tag w:val="goog_rdk_2708"/>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"Matias bebé (Mi primo)"</w:t>
              </w:r>
            </w:sdtContent>
          </w:sdt>
          <w:sdt>
            <w:sdtPr>
              <w:id w:val="-1819741256"/>
              <w:tag w:val="goog_rdk_270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186706667"/>
        <w:tag w:val="goog_rdk_2714"/>
      </w:sdtPr>
      <w:sdtContent>
        <w:p w:rsidR="00000000" w:rsidDel="00000000" w:rsidP="00000000" w:rsidRDefault="00000000" w:rsidRPr="00000000" w14:paraId="00000242">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733868462"/>
              <w:tag w:val="goog_rdk_271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475016912"/>
              <w:tag w:val="goog_rdk_271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018079278"/>
              <w:tag w:val="goog_rdk_271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501415421"/>
        <w:tag w:val="goog_rdk_2718"/>
      </w:sdtPr>
      <w:sdtContent>
        <w:p w:rsidR="00000000" w:rsidDel="00000000" w:rsidP="00000000" w:rsidRDefault="00000000" w:rsidRPr="00000000" w14:paraId="00000243">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851393230"/>
              <w:tag w:val="goog_rdk_271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59396310"/>
              <w:tag w:val="goog_rdk_271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295389778"/>
              <w:tag w:val="goog_rdk_271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822328326"/>
        <w:tag w:val="goog_rdk_2720"/>
      </w:sdtPr>
      <w:sdtContent>
        <w:p w:rsidR="00000000" w:rsidDel="00000000" w:rsidP="00000000" w:rsidRDefault="00000000" w:rsidRPr="00000000" w14:paraId="00000244">
          <w:pPr>
            <w:pStyle w:val="Heading2"/>
            <w:rPr>
              <w:rPrChange w:author="Angie Verónica Carvajal cardona" w:id="3" w:date="2026-05-15T13:45:02Z">
                <w:rPr/>
              </w:rPrChange>
            </w:rPr>
          </w:pPr>
          <w:bookmarkStart w:colFirst="0" w:colLast="0" w:name="_heading=h.u8dpbikh1wu" w:id="28"/>
          <w:bookmarkEnd w:id="28"/>
          <w:sdt>
            <w:sdtPr>
              <w:id w:val="2024051234"/>
              <w:tag w:val="goog_rdk_2719"/>
            </w:sdtPr>
            <w:sdtContent>
              <w:r w:rsidDel="00000000" w:rsidR="00000000" w:rsidRPr="00000000">
                <w:rPr>
                  <w:rtl w:val="0"/>
                </w:rPr>
              </w:r>
            </w:sdtContent>
          </w:sdt>
        </w:p>
      </w:sdtContent>
    </w:sdt>
    <w:sdt>
      <w:sdtPr>
        <w:id w:val="-1894373387"/>
        <w:tag w:val="goog_rdk_2724"/>
      </w:sdtPr>
      <w:sdtContent>
        <w:p w:rsidR="00000000" w:rsidDel="00000000" w:rsidP="00000000" w:rsidRDefault="00000000" w:rsidRPr="00000000" w14:paraId="00000245">
          <w:pPr>
            <w:pStyle w:val="Heading2"/>
            <w:rPr>
              <w:ins w:author="Angie Verónica Carvajal cardona" w:id="8" w:date="2026-05-15T13:47:20Z"/>
              <w:rPrChange w:author="Angie Verónica Carvajal cardona" w:id="3" w:date="2026-05-15T13:45:02Z">
                <w:rPr/>
              </w:rPrChange>
            </w:rPr>
          </w:pPr>
          <w:sdt>
            <w:sdtPr>
              <w:id w:val="104698749"/>
              <w:tag w:val="goog_rdk_2722"/>
            </w:sdtPr>
            <w:sdtContent>
              <w:ins w:author="Angie Verónica Carvajal cardona" w:id="8" w:date="2026-05-15T13:47:20Z">
                <w:r w:rsidDel="00000000" w:rsidR="00000000" w:rsidRPr="00000000">
                  <w:rPr>
                    <w:rPrChange w:author="Angie Verónica Carvajal cardona" w:id="3" w:date="2026-05-15T13:45:02Z">
                      <w:rPr/>
                    </w:rPrChange>
                  </w:rPr>
                  <w:drawing>
                    <wp:inline distB="114300" distT="114300" distL="114300" distR="114300">
                      <wp:extent cx="6301105" cy="3289300"/>
                      <wp:effectExtent b="0" l="0" r="0" t="0"/>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01105" cy="3289300"/>
                              </a:xfrm>
                              <a:prstGeom prst="rect"/>
                              <a:ln/>
                            </pic:spPr>
                          </pic:pic>
                        </a:graphicData>
                      </a:graphic>
                    </wp:inline>
                  </w:drawing>
                </w:r>
              </w:ins>
              <w:sdt>
                <w:sdtPr>
                  <w:id w:val="-1823115134"/>
                  <w:tag w:val="goog_rdk_2723"/>
                </w:sdtPr>
                <w:sdtContent>
                  <w:ins w:author="Angie Verónica Carvajal cardona" w:id="8" w:date="2026-05-15T13:47:20Z">
                    <w:r w:rsidDel="00000000" w:rsidR="00000000" w:rsidRPr="00000000">
                      <w:rPr>
                        <w:rtl w:val="0"/>
                      </w:rPr>
                    </w:r>
                  </w:ins>
                </w:sdtContent>
              </w:sdt>
              <w:ins w:author="Angie Verónica Carvajal cardona" w:id="8" w:date="2026-05-15T13:47:20Z">
                <w:bookmarkStart w:colFirst="0" w:colLast="0" w:name="_heading=h.d5pqr6x2emxw" w:id="29"/>
                <w:bookmarkEnd w:id="29"/>
              </w:ins>
            </w:sdtContent>
          </w:sdt>
        </w:p>
      </w:sdtContent>
    </w:sdt>
    <w:sdt>
      <w:sdtPr>
        <w:id w:val="499113389"/>
        <w:tag w:val="goog_rdk_2726"/>
      </w:sdtPr>
      <w:sdtContent>
        <w:p w:rsidR="00000000" w:rsidDel="00000000" w:rsidP="00000000" w:rsidRDefault="00000000" w:rsidRPr="00000000" w14:paraId="00000246">
          <w:pPr>
            <w:pStyle w:val="Heading2"/>
            <w:rPr>
              <w:rPrChange w:author="Angie Verónica Carvajal cardona" w:id="3" w:date="2026-05-15T13:45:02Z">
                <w:rPr/>
              </w:rPrChange>
            </w:rPr>
          </w:pPr>
          <w:bookmarkStart w:colFirst="0" w:colLast="0" w:name="_heading=h.8uohbn45hd46" w:id="30"/>
          <w:bookmarkEnd w:id="30"/>
          <w:sdt>
            <w:sdtPr>
              <w:id w:val="-963057934"/>
              <w:tag w:val="goog_rdk_2725"/>
            </w:sdtPr>
            <w:sdtContent>
              <w:r w:rsidDel="00000000" w:rsidR="00000000" w:rsidRPr="00000000">
                <w:rPr>
                  <w:rtl w:val="0"/>
                  <w:rPrChange w:author="Angie Verónica Carvajal cardona" w:id="3" w:date="2026-05-15T13:45:02Z">
                    <w:rPr/>
                  </w:rPrChange>
                </w:rPr>
                <w:t xml:space="preserve">20. Conexión de archivos:</w:t>
              </w:r>
            </w:sdtContent>
          </w:sdt>
        </w:p>
      </w:sdtContent>
    </w:sdt>
    <w:sdt>
      <w:sdtPr>
        <w:id w:val="114828730"/>
        <w:tag w:val="goog_rdk_2732"/>
      </w:sdtPr>
      <w:sdtContent>
        <w:p w:rsidR="00000000" w:rsidDel="00000000" w:rsidP="00000000" w:rsidRDefault="00000000" w:rsidRPr="00000000" w14:paraId="00000247">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57905949"/>
              <w:tag w:val="goog_rdk_272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431587270"/>
              <w:tag w:val="goog_rdk_2728"/>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DOCTYPE</w:t>
              </w:r>
            </w:sdtContent>
          </w:sdt>
          <w:sdt>
            <w:sdtPr>
              <w:id w:val="1692176616"/>
              <w:tag w:val="goog_rdk_272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591613531"/>
              <w:tag w:val="goog_rdk_2730"/>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html</w:t>
              </w:r>
            </w:sdtContent>
          </w:sdt>
          <w:sdt>
            <w:sdtPr>
              <w:id w:val="-914211561"/>
              <w:tag w:val="goog_rdk_273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487140504"/>
        <w:tag w:val="goog_rdk_2740"/>
      </w:sdtPr>
      <w:sdtContent>
        <w:p w:rsidR="00000000" w:rsidDel="00000000" w:rsidP="00000000" w:rsidRDefault="00000000" w:rsidRPr="00000000" w14:paraId="00000248">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9114385"/>
              <w:tag w:val="goog_rdk_273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96979566"/>
              <w:tag w:val="goog_rdk_273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1656201902"/>
              <w:tag w:val="goog_rdk_273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098825365"/>
              <w:tag w:val="goog_rdk_2736"/>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lang</w:t>
              </w:r>
            </w:sdtContent>
          </w:sdt>
          <w:sdt>
            <w:sdtPr>
              <w:id w:val="-337324345"/>
              <w:tag w:val="goog_rdk_273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791756593"/>
              <w:tag w:val="goog_rdk_2738"/>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"en"</w:t>
              </w:r>
            </w:sdtContent>
          </w:sdt>
          <w:sdt>
            <w:sdtPr>
              <w:id w:val="314106755"/>
              <w:tag w:val="goog_rdk_273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213728779"/>
        <w:tag w:val="goog_rdk_2744"/>
      </w:sdtPr>
      <w:sdtContent>
        <w:p w:rsidR="00000000" w:rsidDel="00000000" w:rsidP="00000000" w:rsidRDefault="00000000" w:rsidRPr="00000000" w14:paraId="00000249">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663479010"/>
              <w:tag w:val="goog_rdk_274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99212258"/>
              <w:tag w:val="goog_rdk_274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353605027"/>
              <w:tag w:val="goog_rdk_274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270683215"/>
        <w:tag w:val="goog_rdk_2753"/>
      </w:sdtPr>
      <w:sdtContent>
        <w:p w:rsidR="00000000" w:rsidDel="00000000" w:rsidP="00000000" w:rsidRDefault="00000000" w:rsidRPr="00000000" w14:paraId="0000024A">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825998709"/>
              <w:tag w:val="goog_rdk_2745"/>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12470964"/>
              <w:tag w:val="goog_rdk_2746"/>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29189215"/>
              <w:tag w:val="goog_rdk_2747"/>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78933769"/>
              <w:tag w:val="goog_rdk_2748"/>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345663504"/>
              <w:tag w:val="goog_rdk_2749"/>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charset</w:t>
              </w:r>
            </w:sdtContent>
          </w:sdt>
          <w:sdt>
            <w:sdtPr>
              <w:id w:val="1322818173"/>
              <w:tag w:val="goog_rdk_275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764871933"/>
              <w:tag w:val="goog_rdk_2751"/>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"UTF-8"</w:t>
              </w:r>
            </w:sdtContent>
          </w:sdt>
          <w:sdt>
            <w:sdtPr>
              <w:id w:val="-986360191"/>
              <w:tag w:val="goog_rdk_2752"/>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245133064"/>
        <w:tag w:val="goog_rdk_2766"/>
      </w:sdtPr>
      <w:sdtContent>
        <w:p w:rsidR="00000000" w:rsidDel="00000000" w:rsidP="00000000" w:rsidRDefault="00000000" w:rsidRPr="00000000" w14:paraId="0000024B">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768365871"/>
              <w:tag w:val="goog_rdk_275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612975471"/>
              <w:tag w:val="goog_rdk_275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66969676"/>
              <w:tag w:val="goog_rdk_275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meta</w:t>
              </w:r>
            </w:sdtContent>
          </w:sdt>
          <w:sdt>
            <w:sdtPr>
              <w:id w:val="1632526104"/>
              <w:tag w:val="goog_rdk_275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694961236"/>
              <w:tag w:val="goog_rdk_2758"/>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name</w:t>
              </w:r>
            </w:sdtContent>
          </w:sdt>
          <w:sdt>
            <w:sdtPr>
              <w:id w:val="-170235765"/>
              <w:tag w:val="goog_rdk_2759"/>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244293076"/>
              <w:tag w:val="goog_rdk_2760"/>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"viewport"</w:t>
              </w:r>
            </w:sdtContent>
          </w:sdt>
          <w:sdt>
            <w:sdtPr>
              <w:id w:val="13655521"/>
              <w:tag w:val="goog_rdk_2761"/>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082046304"/>
              <w:tag w:val="goog_rdk_2762"/>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content</w:t>
              </w:r>
            </w:sdtContent>
          </w:sdt>
          <w:sdt>
            <w:sdtPr>
              <w:id w:val="1981378971"/>
              <w:tag w:val="goog_rdk_2763"/>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039350487"/>
              <w:tag w:val="goog_rdk_2764"/>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"width=device-width, initial-scale=1.0"</w:t>
              </w:r>
            </w:sdtContent>
          </w:sdt>
          <w:sdt>
            <w:sdtPr>
              <w:id w:val="-87425333"/>
              <w:tag w:val="goog_rdk_276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1948244152"/>
        <w:tag w:val="goog_rdk_2779"/>
      </w:sdtPr>
      <w:sdtContent>
        <w:p w:rsidR="00000000" w:rsidDel="00000000" w:rsidP="00000000" w:rsidRDefault="00000000" w:rsidRPr="00000000" w14:paraId="0000024C">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17482226"/>
              <w:tag w:val="goog_rdk_276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850124436"/>
              <w:tag w:val="goog_rdk_276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2093803640"/>
              <w:tag w:val="goog_rdk_2769"/>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link</w:t>
              </w:r>
            </w:sdtContent>
          </w:sdt>
          <w:sdt>
            <w:sdtPr>
              <w:id w:val="-2078420143"/>
              <w:tag w:val="goog_rdk_277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297372656"/>
              <w:tag w:val="goog_rdk_2771"/>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rel</w:t>
              </w:r>
            </w:sdtContent>
          </w:sdt>
          <w:sdt>
            <w:sdtPr>
              <w:id w:val="1889388811"/>
              <w:tag w:val="goog_rdk_2772"/>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21182428"/>
              <w:tag w:val="goog_rdk_2773"/>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"stylesheet"</w:t>
              </w:r>
            </w:sdtContent>
          </w:sdt>
          <w:sdt>
            <w:sdtPr>
              <w:id w:val="-1653006247"/>
              <w:tag w:val="goog_rdk_277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1920899832"/>
              <w:tag w:val="goog_rdk_2775"/>
            </w:sdtPr>
            <w:sdtContent>
              <w:r w:rsidDel="00000000" w:rsidR="00000000" w:rsidRPr="00000000">
                <w:rPr>
                  <w:rtl w:val="0"/>
                  <w:rPrChange w:author="Angie Verónica Carvajal cardona" w:id="3" w:date="2026-05-15T13:45:02Z">
                    <w:rPr>
                      <w:rFonts w:ascii="Courier New" w:cs="Courier New" w:eastAsia="Courier New" w:hAnsi="Courier New"/>
                      <w:color w:val="9cdcfe"/>
                      <w:sz w:val="21"/>
                      <w:szCs w:val="21"/>
                    </w:rPr>
                  </w:rPrChange>
                </w:rPr>
                <w:t xml:space="preserve">href</w:t>
              </w:r>
            </w:sdtContent>
          </w:sdt>
          <w:sdt>
            <w:sdtPr>
              <w:id w:val="837202789"/>
              <w:tag w:val="goog_rdk_2776"/>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w:t>
              </w:r>
            </w:sdtContent>
          </w:sdt>
          <w:sdt>
            <w:sdtPr>
              <w:id w:val="-1362908385"/>
              <w:tag w:val="goog_rdk_2777"/>
            </w:sdtPr>
            <w:sdtContent>
              <w:r w:rsidDel="00000000" w:rsidR="00000000" w:rsidRPr="00000000">
                <w:rPr>
                  <w:rtl w:val="0"/>
                  <w:rPrChange w:author="Angie Verónica Carvajal cardona" w:id="3" w:date="2026-05-15T13:45:02Z">
                    <w:rPr>
                      <w:rFonts w:ascii="Courier New" w:cs="Courier New" w:eastAsia="Courier New" w:hAnsi="Courier New"/>
                      <w:color w:val="a5d6ff"/>
                      <w:sz w:val="21"/>
                      <w:szCs w:val="21"/>
                    </w:rPr>
                  </w:rPrChange>
                </w:rPr>
                <w:t xml:space="preserve">"style.css"</w:t>
              </w:r>
            </w:sdtContent>
          </w:sdt>
          <w:sdt>
            <w:sdtPr>
              <w:id w:val="-354721462"/>
              <w:tag w:val="goog_rdk_2778"/>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275242733"/>
        <w:tag w:val="goog_rdk_2788"/>
      </w:sdtPr>
      <w:sdtContent>
        <w:p w:rsidR="00000000" w:rsidDel="00000000" w:rsidP="00000000" w:rsidRDefault="00000000" w:rsidRPr="00000000" w14:paraId="0000024D">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749736279"/>
              <w:tag w:val="goog_rdk_2780"/>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sdt>
            <w:sdtPr>
              <w:id w:val="-307278925"/>
              <w:tag w:val="goog_rdk_278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726935150"/>
              <w:tag w:val="goog_rdk_2782"/>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424159150"/>
              <w:tag w:val="goog_rdk_278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sdt>
            <w:sdtPr>
              <w:id w:val="1067924237"/>
              <w:tag w:val="goog_rdk_2784"/>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Enlazar Css</w:t>
              </w:r>
            </w:sdtContent>
          </w:sdt>
          <w:sdt>
            <w:sdtPr>
              <w:id w:val="-2113264355"/>
              <w:tag w:val="goog_rdk_278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484980745"/>
              <w:tag w:val="goog_rdk_2786"/>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title</w:t>
              </w:r>
            </w:sdtContent>
          </w:sdt>
          <w:sdt>
            <w:sdtPr>
              <w:id w:val="673982074"/>
              <w:tag w:val="goog_rdk_2787"/>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683527857"/>
        <w:tag w:val="goog_rdk_2792"/>
      </w:sdtPr>
      <w:sdtContent>
        <w:p w:rsidR="00000000" w:rsidDel="00000000" w:rsidP="00000000" w:rsidRDefault="00000000" w:rsidRPr="00000000" w14:paraId="0000024E">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49895193"/>
              <w:tag w:val="goog_rdk_278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177780551"/>
              <w:tag w:val="goog_rdk_279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head</w:t>
              </w:r>
            </w:sdtContent>
          </w:sdt>
          <w:sdt>
            <w:sdtPr>
              <w:id w:val="964520501"/>
              <w:tag w:val="goog_rdk_279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526236070"/>
        <w:tag w:val="goog_rdk_2796"/>
      </w:sdtPr>
      <w:sdtContent>
        <w:p w:rsidR="00000000" w:rsidDel="00000000" w:rsidP="00000000" w:rsidRDefault="00000000" w:rsidRPr="00000000" w14:paraId="0000024F">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106579382"/>
              <w:tag w:val="goog_rdk_279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812945196"/>
              <w:tag w:val="goog_rdk_279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1443860999"/>
              <w:tag w:val="goog_rdk_279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880282667"/>
        <w:tag w:val="goog_rdk_2798"/>
      </w:sdtPr>
      <w:sdtContent>
        <w:p w:rsidR="00000000" w:rsidDel="00000000" w:rsidP="00000000" w:rsidRDefault="00000000" w:rsidRPr="00000000" w14:paraId="00000250">
          <w:pPr>
            <w:shd w:fill="121314" w:val="clear"/>
            <w:spacing w:line="325.71428571428567" w:lineRule="auto"/>
            <w:rPr>
              <w:rPrChange w:author="Angie Verónica Carvajal cardona" w:id="3" w:date="2026-05-15T13:45:02Z">
                <w:rPr>
                  <w:rFonts w:ascii="Courier New" w:cs="Courier New" w:eastAsia="Courier New" w:hAnsi="Courier New"/>
                  <w:color w:val="bbbebf"/>
                  <w:sz w:val="21"/>
                  <w:szCs w:val="21"/>
                </w:rPr>
              </w:rPrChange>
            </w:rPr>
          </w:pPr>
          <w:sdt>
            <w:sdtPr>
              <w:id w:val="-1034194515"/>
              <w:tag w:val="goog_rdk_2797"/>
            </w:sdtPr>
            <w:sdtContent>
              <w:r w:rsidDel="00000000" w:rsidR="00000000" w:rsidRPr="00000000">
                <w:rPr>
                  <w:rtl w:val="0"/>
                  <w:rPrChange w:author="Angie Verónica Carvajal cardona" w:id="3" w:date="2026-05-15T13:45:02Z">
                    <w:rPr>
                      <w:rFonts w:ascii="Courier New" w:cs="Courier New" w:eastAsia="Courier New" w:hAnsi="Courier New"/>
                      <w:color w:val="bbbebf"/>
                      <w:sz w:val="21"/>
                      <w:szCs w:val="21"/>
                    </w:rPr>
                  </w:rPrChange>
                </w:rPr>
                <w:t xml:space="preserve">   </w:t>
              </w:r>
            </w:sdtContent>
          </w:sdt>
        </w:p>
      </w:sdtContent>
    </w:sdt>
    <w:sdt>
      <w:sdtPr>
        <w:id w:val="-1426776536"/>
        <w:tag w:val="goog_rdk_2802"/>
      </w:sdtPr>
      <w:sdtContent>
        <w:p w:rsidR="00000000" w:rsidDel="00000000" w:rsidP="00000000" w:rsidRDefault="00000000" w:rsidRPr="00000000" w14:paraId="00000251">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259251491"/>
              <w:tag w:val="goog_rdk_2799"/>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241195085"/>
              <w:tag w:val="goog_rdk_2800"/>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body</w:t>
              </w:r>
            </w:sdtContent>
          </w:sdt>
          <w:sdt>
            <w:sdtPr>
              <w:id w:val="-255053224"/>
              <w:tag w:val="goog_rdk_2801"/>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565455413"/>
        <w:tag w:val="goog_rdk_2806"/>
      </w:sdtPr>
      <w:sdtContent>
        <w:p w:rsidR="00000000" w:rsidDel="00000000" w:rsidP="00000000" w:rsidRDefault="00000000" w:rsidRPr="00000000" w14:paraId="00000252">
          <w:pPr>
            <w:shd w:fill="121314" w:val="clear"/>
            <w:spacing w:line="325.71428571428567" w:lineRule="auto"/>
            <w:rPr>
              <w:rPrChange w:author="Angie Verónica Carvajal cardona" w:id="3" w:date="2026-05-15T13:45:02Z">
                <w:rPr>
                  <w:rFonts w:ascii="Courier New" w:cs="Courier New" w:eastAsia="Courier New" w:hAnsi="Courier New"/>
                  <w:color w:val="808080"/>
                  <w:sz w:val="21"/>
                  <w:szCs w:val="21"/>
                </w:rPr>
              </w:rPrChange>
            </w:rPr>
          </w:pPr>
          <w:sdt>
            <w:sdtPr>
              <w:id w:val="1375691808"/>
              <w:tag w:val="goog_rdk_2803"/>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&lt;/</w:t>
              </w:r>
            </w:sdtContent>
          </w:sdt>
          <w:sdt>
            <w:sdtPr>
              <w:id w:val="-1543369608"/>
              <w:tag w:val="goog_rdk_2804"/>
            </w:sdtPr>
            <w:sdtContent>
              <w:r w:rsidDel="00000000" w:rsidR="00000000" w:rsidRPr="00000000">
                <w:rPr>
                  <w:rtl w:val="0"/>
                  <w:rPrChange w:author="Angie Verónica Carvajal cardona" w:id="3" w:date="2026-05-15T13:45:02Z">
                    <w:rPr>
                      <w:rFonts w:ascii="Courier New" w:cs="Courier New" w:eastAsia="Courier New" w:hAnsi="Courier New"/>
                      <w:color w:val="7ee787"/>
                      <w:sz w:val="21"/>
                      <w:szCs w:val="21"/>
                    </w:rPr>
                  </w:rPrChange>
                </w:rPr>
                <w:t xml:space="preserve">html</w:t>
              </w:r>
            </w:sdtContent>
          </w:sdt>
          <w:sdt>
            <w:sdtPr>
              <w:id w:val="2058641183"/>
              <w:tag w:val="goog_rdk_2805"/>
            </w:sdtPr>
            <w:sdtContent>
              <w:r w:rsidDel="00000000" w:rsidR="00000000" w:rsidRPr="00000000">
                <w:rPr>
                  <w:rtl w:val="0"/>
                  <w:rPrChange w:author="Angie Verónica Carvajal cardona" w:id="3" w:date="2026-05-15T13:45:02Z">
                    <w:rPr>
                      <w:rFonts w:ascii="Courier New" w:cs="Courier New" w:eastAsia="Courier New" w:hAnsi="Courier New"/>
                      <w:color w:val="808080"/>
                      <w:sz w:val="21"/>
                      <w:szCs w:val="21"/>
                    </w:rPr>
                  </w:rPrChange>
                </w:rPr>
                <w:t xml:space="preserve">&gt;</w:t>
              </w:r>
            </w:sdtContent>
          </w:sdt>
        </w:p>
      </w:sdtContent>
    </w:sdt>
    <w:sdt>
      <w:sdtPr>
        <w:id w:val="737577397"/>
        <w:tag w:val="goog_rdk_2808"/>
      </w:sdtPr>
      <w:sdtContent>
        <w:p w:rsidR="00000000" w:rsidDel="00000000" w:rsidP="00000000" w:rsidRDefault="00000000" w:rsidRPr="00000000" w14:paraId="00000253">
          <w:pPr>
            <w:rPr>
              <w:rPrChange w:author="Angie Verónica Carvajal cardona" w:id="3" w:date="2026-05-15T13:45:02Z">
                <w:rPr/>
              </w:rPrChange>
            </w:rPr>
          </w:pPr>
          <w:sdt>
            <w:sdtPr>
              <w:id w:val="12088450"/>
              <w:tag w:val="goog_rdk_2807"/>
            </w:sdtPr>
            <w:sdtContent>
              <w:r w:rsidDel="00000000" w:rsidR="00000000" w:rsidRPr="00000000">
                <w:rPr>
                  <w:rtl w:val="0"/>
                </w:rPr>
              </w:r>
            </w:sdtContent>
          </w:sdt>
        </w:p>
      </w:sdtContent>
    </w:sdt>
    <w:sdt>
      <w:sdtPr>
        <w:id w:val="644906508"/>
        <w:tag w:val="goog_rdk_2812"/>
      </w:sdtPr>
      <w:sdtContent>
        <w:p w:rsidR="00000000" w:rsidDel="00000000" w:rsidP="00000000" w:rsidRDefault="00000000" w:rsidRPr="00000000" w14:paraId="00000254">
          <w:pPr>
            <w:pStyle w:val="Heading2"/>
            <w:rPr>
              <w:ins w:author="Angie Verónica Carvajal cardona" w:id="9" w:date="2026-05-15T13:47:43Z"/>
              <w:rPrChange w:author="Angie Verónica Carvajal cardona" w:id="3" w:date="2026-05-15T13:45:02Z">
                <w:rPr/>
              </w:rPrChange>
            </w:rPr>
          </w:pPr>
          <w:sdt>
            <w:sdtPr>
              <w:id w:val="-182321165"/>
              <w:tag w:val="goog_rdk_2810"/>
            </w:sdtPr>
            <w:sdtContent>
              <w:ins w:author="Angie Verónica Carvajal cardona" w:id="9" w:date="2026-05-15T13:47:43Z"/>
              <w:sdt>
                <w:sdtPr>
                  <w:id w:val="245677056"/>
                  <w:tag w:val="goog_rdk_2811"/>
                </w:sdtPr>
                <w:sdtContent>
                  <w:ins w:author="Angie Verónica Carvajal cardona" w:id="9" w:date="2026-05-15T13:47:43Z">
                    <w:r w:rsidDel="00000000" w:rsidR="00000000" w:rsidRPr="00000000">
                      <w:rPr>
                        <w:rtl w:val="0"/>
                      </w:rPr>
                    </w:r>
                  </w:ins>
                </w:sdtContent>
              </w:sdt>
              <w:ins w:author="Angie Verónica Carvajal cardona" w:id="9" w:date="2026-05-15T13:47:43Z">
                <w:bookmarkStart w:colFirst="0" w:colLast="0" w:name="_heading=h.lcmguao1sz08" w:id="31"/>
                <w:bookmarkEnd w:id="31"/>
              </w:ins>
            </w:sdtContent>
          </w:sdt>
        </w:p>
      </w:sdtContent>
    </w:sdt>
    <w:sdt>
      <w:sdtPr>
        <w:id w:val="-1773090542"/>
        <w:tag w:val="goog_rdk_2815"/>
      </w:sdtPr>
      <w:sdtContent>
        <w:p w:rsidR="00000000" w:rsidDel="00000000" w:rsidP="00000000" w:rsidRDefault="00000000" w:rsidRPr="00000000" w14:paraId="00000255">
          <w:pPr>
            <w:rPr>
              <w:ins w:author="Angie Verónica Carvajal cardona" w:id="9" w:date="2026-05-15T13:47:43Z"/>
              <w:rPrChange w:author="Angie Verónica Carvajal cardona" w:id="3" w:date="2026-05-15T13:45:02Z">
                <w:rPr/>
              </w:rPrChange>
            </w:rPr>
          </w:pPr>
          <w:sdt>
            <w:sdtPr>
              <w:id w:val="894962487"/>
              <w:tag w:val="goog_rdk_2813"/>
            </w:sdtPr>
            <w:sdtContent>
              <w:ins w:author="Angie Verónica Carvajal cardona" w:id="9" w:date="2026-05-15T13:47:43Z">
                <w:r w:rsidDel="00000000" w:rsidR="00000000" w:rsidRPr="00000000">
                  <w:rPr>
                    <w:rPrChange w:author="Angie Verónica Carvajal cardona" w:id="3" w:date="2026-05-15T13:45:02Z">
                      <w:rPr/>
                    </w:rPrChange>
                  </w:rPr>
                  <w:drawing>
                    <wp:inline distB="114300" distT="114300" distL="114300" distR="114300">
                      <wp:extent cx="6301105" cy="7010400"/>
                      <wp:effectExtent b="0" l="0" r="0" t="0"/>
                      <wp:docPr id="1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301105" cy="7010400"/>
                              </a:xfrm>
                              <a:prstGeom prst="rect"/>
                              <a:ln/>
                            </pic:spPr>
                          </pic:pic>
                        </a:graphicData>
                      </a:graphic>
                    </wp:inline>
                  </w:drawing>
                </w:r>
              </w:ins>
              <w:sdt>
                <w:sdtPr>
                  <w:id w:val="-222150135"/>
                  <w:tag w:val="goog_rdk_2814"/>
                </w:sdtPr>
                <w:sdtContent>
                  <w:ins w:author="Angie Verónica Carvajal cardona" w:id="9" w:date="2026-05-15T13:47:43Z">
                    <w:r w:rsidDel="00000000" w:rsidR="00000000" w:rsidRPr="00000000">
                      <w:rPr>
                        <w:rtl w:val="0"/>
                      </w:rPr>
                    </w:r>
                  </w:ins>
                </w:sdtContent>
              </w:sdt>
              <w:ins w:author="Angie Verónica Carvajal cardona" w:id="9" w:date="2026-05-15T13:47:43Z"/>
            </w:sdtContent>
          </w:sdt>
        </w:p>
      </w:sdtContent>
    </w:sdt>
    <w:sdt>
      <w:sdtPr>
        <w:id w:val="-294697020"/>
        <w:tag w:val="goog_rdk_2818"/>
      </w:sdtPr>
      <w:sdtContent>
        <w:p w:rsidR="00000000" w:rsidDel="00000000" w:rsidP="00000000" w:rsidRDefault="00000000" w:rsidRPr="00000000" w14:paraId="00000256">
          <w:pPr>
            <w:rPr>
              <w:ins w:author="Angie Verónica Carvajal cardona" w:id="9" w:date="2026-05-15T13:47:43Z"/>
              <w:rPrChange w:author="Angie Verónica Carvajal cardona" w:id="10" w:date="2026-05-15T13:47:43Z">
                <w:rPr/>
              </w:rPrChange>
            </w:rPr>
          </w:pPr>
          <w:sdt>
            <w:sdtPr>
              <w:id w:val="1682006347"/>
              <w:tag w:val="goog_rdk_2816"/>
            </w:sdtPr>
            <w:sdtContent>
              <w:ins w:author="Angie Verónica Carvajal cardona" w:id="9" w:date="2026-05-15T13:47:43Z">
                <w:r w:rsidDel="00000000" w:rsidR="00000000" w:rsidRPr="00000000">
                  <w:rPr>
                    <w:rPrChange w:author="Angie Verónica Carvajal cardona" w:id="3" w:date="2026-05-15T13:45:02Z">
                      <w:rPr/>
                    </w:rPrChange>
                  </w:rPr>
                  <w:drawing>
                    <wp:inline distB="114300" distT="114300" distL="114300" distR="114300">
                      <wp:extent cx="6301105" cy="6819900"/>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301105" cy="6819900"/>
                              </a:xfrm>
                              <a:prstGeom prst="rect"/>
                              <a:ln/>
                            </pic:spPr>
                          </pic:pic>
                        </a:graphicData>
                      </a:graphic>
                    </wp:inline>
                  </w:drawing>
                </w:r>
              </w:ins>
              <w:sdt>
                <w:sdtPr>
                  <w:id w:val="-214617548"/>
                  <w:tag w:val="goog_rdk_2817"/>
                </w:sdtPr>
                <w:sdtContent>
                  <w:ins w:author="Angie Verónica Carvajal cardona" w:id="9" w:date="2026-05-15T13:47:43Z">
                    <w:r w:rsidDel="00000000" w:rsidR="00000000" w:rsidRPr="00000000">
                      <w:rPr>
                        <w:rtl w:val="0"/>
                      </w:rPr>
                    </w:r>
                  </w:ins>
                </w:sdtContent>
              </w:sdt>
              <w:ins w:author="Angie Verónica Carvajal cardona" w:id="9" w:date="2026-05-15T13:47:43Z"/>
            </w:sdtContent>
          </w:sdt>
        </w:p>
      </w:sdtContent>
    </w:sdt>
    <w:p w:rsidR="00000000" w:rsidDel="00000000" w:rsidP="00000000" w:rsidRDefault="00000000" w:rsidRPr="00000000" w14:paraId="00000257">
      <w:pPr>
        <w:pStyle w:val="Heading2"/>
        <w:rPr/>
      </w:pPr>
      <w:bookmarkStart w:colFirst="0" w:colLast="0" w:name="_heading=h.rvnd3drup9up" w:id="32"/>
      <w:bookmarkEnd w:id="32"/>
      <w:r w:rsidDel="00000000" w:rsidR="00000000" w:rsidRPr="00000000">
        <w:rPr>
          <w:rtl w:val="0"/>
        </w:rPr>
        <w:t xml:space="preserve">21. CSS - Selectores y Colores:</w:t>
      </w:r>
    </w:p>
    <w:p w:rsidR="00000000" w:rsidDel="00000000" w:rsidP="00000000" w:rsidRDefault="00000000" w:rsidRPr="00000000" w14:paraId="000002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#caja-principal</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#333333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C">
      <w:pPr>
        <w:rPr/>
      </w:pPr>
      <w:r w:rsidDel="00000000" w:rsidR="00000000" w:rsidRPr="00000000">
        <w:rPr>
          <w:rtl w:val="0"/>
        </w:rPr>
      </w:r>
    </w:p>
    <w:sdt>
      <w:sdtPr>
        <w:id w:val="1401199537"/>
        <w:tag w:val="goog_rdk_2821"/>
      </w:sdtPr>
      <w:sdtContent>
        <w:p w:rsidR="00000000" w:rsidDel="00000000" w:rsidP="00000000" w:rsidRDefault="00000000" w:rsidRPr="00000000" w14:paraId="0000025D">
          <w:pPr>
            <w:pStyle w:val="Heading2"/>
            <w:rPr>
              <w:ins w:author="Angie Verónica Carvajal cardona" w:id="11" w:date="2026-05-15T13:49:36Z"/>
            </w:rPr>
          </w:pPr>
          <w:sdt>
            <w:sdtPr>
              <w:id w:val="192181923"/>
              <w:tag w:val="goog_rdk_2820"/>
            </w:sdtPr>
            <w:sdtContent>
              <w:ins w:author="Angie Verónica Carvajal cardona" w:id="11" w:date="2026-05-15T13:49:36Z">
                <w:bookmarkStart w:colFirst="0" w:colLast="0" w:name="_heading=h.hqqavx8uxz4s" w:id="33"/>
                <w:bookmarkEnd w:id="33"/>
                <w:r w:rsidDel="00000000" w:rsidR="00000000" w:rsidRPr="00000000">
                  <w:rPr>
                    <w:rtl w:val="0"/>
                  </w:rPr>
                </w:r>
              </w:ins>
            </w:sdtContent>
          </w:sdt>
        </w:p>
      </w:sdtContent>
    </w:sdt>
    <w:p w:rsidR="00000000" w:rsidDel="00000000" w:rsidP="00000000" w:rsidRDefault="00000000" w:rsidRPr="00000000" w14:paraId="0000025E">
      <w:pPr>
        <w:pStyle w:val="Heading2"/>
        <w:rPr/>
      </w:pPr>
      <w:bookmarkStart w:colFirst="0" w:colLast="0" w:name="_heading=h.9vvdwzbojhjg" w:id="34"/>
      <w:bookmarkEnd w:id="34"/>
      <w:r w:rsidDel="00000000" w:rsidR="00000000" w:rsidRPr="00000000">
        <w:rPr>
          <w:rtl w:val="0"/>
        </w:rPr>
        <w:t xml:space="preserve">22. CSS - Bordes y Clases:</w:t>
      </w:r>
    </w:p>
    <w:p w:rsidR="00000000" w:rsidDel="00000000" w:rsidP="00000000" w:rsidRDefault="00000000" w:rsidRPr="00000000" w14:paraId="000002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.caja-secundaria</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bookmarkStart w:colFirst="0" w:colLast="0" w:name="_heading=h.r0fui5yvkjkq" w:id="35"/>
      <w:bookmarkEnd w:id="35"/>
      <w:r w:rsidDel="00000000" w:rsidR="00000000" w:rsidRPr="00000000">
        <w:rPr>
          <w:rtl w:val="0"/>
        </w:rPr>
        <w:t xml:space="preserve">23. CSS - Espaciados (Box Model básico):</w:t>
      </w:r>
    </w:p>
    <w:p w:rsidR="00000000" w:rsidDel="00000000" w:rsidP="00000000" w:rsidRDefault="00000000" w:rsidRPr="00000000" w14:paraId="00000264">
      <w:pPr>
        <w:rPr/>
      </w:pPr>
      <w:r w:rsidDel="00000000" w:rsidR="00000000" w:rsidRPr="00000000">
        <w:rPr>
          <w:rtl w:val="0"/>
        </w:rPr>
        <w:t xml:space="preserve">HTML</w:t>
      </w:r>
    </w:p>
    <w:p w:rsidR="00000000" w:rsidDel="00000000" w:rsidP="00000000" w:rsidRDefault="00000000" w:rsidRPr="00000000" w14:paraId="0000026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"Css/style.css"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Document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"tarjeta"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Contenido de la tarjeta</w:t>
      </w:r>
    </w:p>
    <w:p w:rsidR="00000000" w:rsidDel="00000000" w:rsidP="00000000" w:rsidRDefault="00000000" w:rsidRPr="00000000" w14:paraId="0000027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CSS</w:t>
      </w:r>
    </w:p>
    <w:p w:rsidR="00000000" w:rsidDel="00000000" w:rsidP="00000000" w:rsidRDefault="00000000" w:rsidRPr="00000000" w14:paraId="000002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.tarjeta</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sectPr>
      <w:pgSz w:h="15840" w:w="12240" w:orient="portrait"/>
      <w:pgMar w:bottom="1417" w:top="1417" w:left="1701" w:right="61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5.png"/><Relationship Id="rId22" Type="http://schemas.openxmlformats.org/officeDocument/2006/relationships/image" Target="media/image4.png"/><Relationship Id="rId10" Type="http://schemas.openxmlformats.org/officeDocument/2006/relationships/image" Target="media/image16.png"/><Relationship Id="rId21" Type="http://schemas.openxmlformats.org/officeDocument/2006/relationships/image" Target="media/image7.png"/><Relationship Id="rId13" Type="http://schemas.openxmlformats.org/officeDocument/2006/relationships/image" Target="media/image6.jpg"/><Relationship Id="rId12"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11.jp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7.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KdHZtFhcBUfs1oxj0as1PqQJ2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